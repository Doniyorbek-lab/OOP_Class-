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59" w:line="367" w:lineRule="auto"/>
        <w:ind w:left="286"/>
        <w:rPr>
          <w:i/>
        </w:rPr>
      </w:pPr>
      <w:r>
        <w:t>МИНИСТЕРСТВО ПО РАЗВИТИЮ ИНФОРМАЦИОННЫХ ТЕХНОЛОГИЙ И КОММУНИКАЦИЙ РЕСПУБЛИКИ УЗБЕКИСТАНА</w:t>
      </w:r>
    </w:p>
    <w:p>
      <w:pPr>
        <w:spacing w:before="6" w:line="372" w:lineRule="auto"/>
        <w:ind w:left="278" w:right="863"/>
        <w:jc w:val="center"/>
        <w:rPr>
          <w:rFonts w:ascii="Times New Roman" w:hAnsi="Times New Roman"/>
          <w:sz w:val="28"/>
        </w:rPr>
      </w:pPr>
      <w:r>
        <w:rPr>
          <w:rFonts w:ascii="Times New Roman" w:hAnsi="Times New Roman"/>
          <w:sz w:val="28"/>
        </w:rPr>
        <w:t xml:space="preserve">ТАШКЕНТСКИЙ УНИВЕРСИТЕТ ИНФОРМАЦИОННЫХ ТЕХНОЛОГИЙ </w:t>
      </w:r>
    </w:p>
    <w:p>
      <w:pPr>
        <w:pStyle w:val="5"/>
        <w:rPr>
          <w:rFonts w:ascii="Times New Roman"/>
          <w:b/>
          <w:i/>
          <w:sz w:val="30"/>
        </w:rPr>
      </w:pPr>
    </w:p>
    <w:p>
      <w:pPr>
        <w:pStyle w:val="5"/>
        <w:rPr>
          <w:rFonts w:ascii="Times New Roman"/>
          <w:b/>
          <w:i/>
          <w:sz w:val="30"/>
        </w:rPr>
      </w:pPr>
    </w:p>
    <w:p>
      <w:pPr>
        <w:pStyle w:val="5"/>
        <w:rPr>
          <w:rFonts w:ascii="Times New Roman"/>
          <w:b/>
          <w:i/>
          <w:sz w:val="30"/>
        </w:rPr>
      </w:pPr>
    </w:p>
    <w:p>
      <w:pPr>
        <w:pStyle w:val="5"/>
        <w:rPr>
          <w:rFonts w:ascii="Times New Roman"/>
          <w:b/>
          <w:i/>
          <w:sz w:val="30"/>
        </w:rPr>
      </w:pPr>
    </w:p>
    <w:p>
      <w:pPr>
        <w:pStyle w:val="5"/>
        <w:tabs>
          <w:tab w:val="left" w:pos="7155"/>
        </w:tabs>
        <w:rPr>
          <w:rFonts w:ascii="Times New Roman"/>
          <w:b/>
          <w:i/>
          <w:sz w:val="30"/>
        </w:rPr>
      </w:pPr>
      <w:r>
        <w:rPr>
          <w:rFonts w:ascii="Times New Roman"/>
          <w:b/>
          <w:i/>
          <w:sz w:val="30"/>
        </w:rPr>
        <w:tab/>
      </w:r>
    </w:p>
    <w:p>
      <w:pPr>
        <w:pStyle w:val="5"/>
        <w:spacing w:before="5"/>
        <w:rPr>
          <w:rFonts w:ascii="Times New Roman"/>
          <w:b/>
          <w:i/>
          <w:sz w:val="41"/>
        </w:rPr>
      </w:pPr>
    </w:p>
    <w:p>
      <w:pPr>
        <w:ind w:left="302" w:right="856"/>
        <w:jc w:val="center"/>
        <w:rPr>
          <w:rFonts w:ascii="Times New Roman" w:hAnsi="Times New Roman"/>
          <w:b/>
          <w:i/>
          <w:sz w:val="52"/>
        </w:rPr>
      </w:pPr>
      <w:r>
        <w:rPr>
          <w:rFonts w:ascii="Times New Roman" w:hAnsi="Times New Roman"/>
          <w:b/>
          <w:i/>
          <w:sz w:val="52"/>
        </w:rPr>
        <w:t>Практическая работа</w:t>
      </w:r>
    </w:p>
    <w:p>
      <w:pPr>
        <w:spacing w:before="12"/>
        <w:ind w:right="863"/>
        <w:jc w:val="center"/>
        <w:rPr>
          <w:rFonts w:ascii="Times New Roman" w:hAnsi="Times New Roman"/>
          <w:b/>
          <w:i/>
          <w:sz w:val="50"/>
          <w:szCs w:val="50"/>
        </w:rPr>
      </w:pPr>
      <w:r>
        <w:rPr>
          <w:rFonts w:ascii="Times New Roman" w:hAnsi="Times New Roman"/>
          <w:b/>
          <w:i/>
          <w:sz w:val="50"/>
          <w:szCs w:val="50"/>
        </w:rPr>
        <w:t>по предмету «Машинное обучение»</w:t>
      </w:r>
    </w:p>
    <w:p>
      <w:pPr>
        <w:pStyle w:val="5"/>
        <w:jc w:val="center"/>
        <w:rPr>
          <w:rFonts w:ascii="Times New Roman"/>
          <w:b/>
          <w:i/>
          <w:sz w:val="55"/>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10"/>
        <w:rPr>
          <w:lang w:bidi="ar-SA"/>
        </w:rPr>
      </w:pPr>
    </w:p>
    <w:p>
      <w:pPr>
        <w:pStyle w:val="5"/>
        <w:spacing w:before="10"/>
        <w:rPr>
          <w:lang w:bidi="ar-SA"/>
        </w:rPr>
      </w:pPr>
    </w:p>
    <w:p>
      <w:pPr>
        <w:pStyle w:val="5"/>
        <w:spacing w:before="10"/>
        <w:rPr>
          <w:lang w:bidi="ar-SA"/>
        </w:rPr>
      </w:pPr>
    </w:p>
    <w:p>
      <w:pPr>
        <w:pStyle w:val="5"/>
        <w:spacing w:before="10"/>
        <w:rPr>
          <w:rFonts w:ascii="Times New Roman"/>
          <w:sz w:val="15"/>
        </w:rPr>
      </w:pPr>
    </w:p>
    <w:p>
      <w:pPr>
        <w:spacing w:before="86"/>
        <w:rPr>
          <w:rFonts w:ascii="Times New Roman" w:hAnsi="Times New Roman"/>
          <w:sz w:val="39"/>
        </w:rPr>
      </w:pPr>
      <w:r>
        <w:rPr>
          <w:rFonts w:ascii="Times New Roman"/>
          <w:sz w:val="24"/>
          <w:szCs w:val="28"/>
        </w:rPr>
        <w:t xml:space="preserve">                      </w:t>
      </w:r>
      <w:bookmarkStart w:id="0" w:name="_GoBack"/>
      <w:bookmarkEnd w:id="0"/>
      <w:r>
        <w:rPr>
          <w:rFonts w:ascii="Times New Roman"/>
          <w:sz w:val="24"/>
          <w:szCs w:val="28"/>
        </w:rPr>
        <w:t xml:space="preserve">             </w:t>
      </w:r>
      <w:r>
        <w:rPr>
          <w:rFonts w:ascii="Times New Roman" w:hAnsi="Times New Roman"/>
          <w:sz w:val="35"/>
        </w:rPr>
        <w:t xml:space="preserve">Выполнил: студент гр.721-19                                  </w:t>
      </w:r>
      <w:r>
        <w:rPr>
          <w:rFonts w:ascii="Times New Roman" w:hAnsi="Times New Roman"/>
          <w:sz w:val="35"/>
        </w:rPr>
        <w:tab/>
      </w:r>
      <w:r>
        <w:rPr>
          <w:rFonts w:ascii="Times New Roman" w:hAnsi="Times New Roman"/>
          <w:sz w:val="35"/>
        </w:rPr>
        <w:t xml:space="preserve">                    </w:t>
      </w:r>
      <w:r>
        <w:rPr>
          <w:rFonts w:ascii="Times New Roman" w:hAnsi="Times New Roman"/>
          <w:sz w:val="35"/>
          <w:lang w:val="ru-RU"/>
        </w:rPr>
        <w:tab/>
        <w:t>Хакимбеков Д</w:t>
      </w:r>
      <w:r>
        <w:rPr>
          <w:rFonts w:ascii="Times New Roman" w:hAnsi="Times New Roman"/>
          <w:sz w:val="39"/>
        </w:rPr>
        <w:t xml:space="preserve">                         </w:t>
      </w:r>
      <w:r>
        <w:rPr>
          <w:rFonts w:ascii="Times New Roman" w:hAnsi="Times New Roman"/>
          <w:sz w:val="39"/>
          <w:lang w:val="ru-RU"/>
        </w:rPr>
        <w:tab/>
        <w:t/>
      </w:r>
      <w:r>
        <w:rPr>
          <w:rFonts w:ascii="Times New Roman" w:hAnsi="Times New Roman"/>
          <w:sz w:val="39"/>
          <w:lang w:val="ru-RU"/>
        </w:rPr>
        <w:tab/>
        <w:t/>
      </w:r>
      <w:r>
        <w:rPr>
          <w:rFonts w:ascii="Times New Roman" w:hAnsi="Times New Roman"/>
          <w:sz w:val="39"/>
          <w:lang w:val="ru-RU"/>
        </w:rPr>
        <w:tab/>
        <w:t/>
      </w:r>
      <w:r>
        <w:rPr>
          <w:rFonts w:ascii="Times New Roman" w:hAnsi="Times New Roman"/>
          <w:sz w:val="39"/>
          <w:lang w:val="ru-RU"/>
        </w:rPr>
        <w:tab/>
        <w:t/>
      </w:r>
      <w:r>
        <w:rPr>
          <w:rFonts w:ascii="Times New Roman" w:hAnsi="Times New Roman"/>
          <w:sz w:val="39"/>
          <w:lang w:val="ru-RU"/>
        </w:rPr>
        <w:tab/>
        <w:t/>
      </w:r>
      <w:r>
        <w:rPr>
          <w:rFonts w:ascii="Times New Roman" w:hAnsi="Times New Roman"/>
          <w:sz w:val="39"/>
          <w:lang w:val="ru-RU"/>
        </w:rPr>
        <w:tab/>
        <w:t/>
      </w:r>
      <w:r>
        <w:rPr>
          <w:rFonts w:ascii="Times New Roman" w:hAnsi="Times New Roman"/>
          <w:sz w:val="39"/>
          <w:lang w:val="ru-RU"/>
        </w:rPr>
        <w:tab/>
        <w:t/>
      </w:r>
      <w:r>
        <w:rPr>
          <w:rFonts w:ascii="Times New Roman" w:hAnsi="Times New Roman"/>
          <w:sz w:val="39"/>
          <w:lang w:val="ru-RU"/>
        </w:rPr>
        <w:tab/>
        <w:t/>
      </w:r>
      <w:r>
        <w:rPr>
          <w:rFonts w:ascii="Times New Roman" w:hAnsi="Times New Roman"/>
          <w:sz w:val="39"/>
          <w:lang w:val="ru-RU"/>
        </w:rPr>
        <w:tab/>
        <w:t/>
      </w:r>
      <w:r>
        <w:rPr>
          <w:rFonts w:ascii="Times New Roman" w:hAnsi="Times New Roman"/>
          <w:sz w:val="39"/>
          <w:lang w:val="ru-RU"/>
        </w:rPr>
        <w:tab/>
      </w:r>
      <w:r>
        <w:rPr>
          <w:rFonts w:ascii="Times New Roman" w:hAnsi="Times New Roman"/>
          <w:sz w:val="39"/>
        </w:rPr>
        <w:t>Приняла: Маннапова  Мафтуна</w:t>
      </w:r>
    </w:p>
    <w:p>
      <w:pPr>
        <w:pStyle w:val="5"/>
        <w:rPr>
          <w:rFonts w:ascii="Times New Roman"/>
          <w:sz w:val="38"/>
        </w:rPr>
      </w:pPr>
    </w:p>
    <w:p>
      <w:pPr>
        <w:pStyle w:val="5"/>
        <w:rPr>
          <w:rFonts w:ascii="Times New Roman"/>
          <w:sz w:val="38"/>
        </w:rPr>
      </w:pPr>
    </w:p>
    <w:p>
      <w:pPr>
        <w:pStyle w:val="5"/>
        <w:rPr>
          <w:rFonts w:ascii="Times New Roman"/>
          <w:sz w:val="38"/>
        </w:rPr>
      </w:pPr>
    </w:p>
    <w:p>
      <w:pPr>
        <w:pStyle w:val="5"/>
        <w:rPr>
          <w:rFonts w:ascii="Times New Roman"/>
          <w:sz w:val="38"/>
        </w:rPr>
      </w:pPr>
    </w:p>
    <w:p>
      <w:pPr>
        <w:pStyle w:val="5"/>
        <w:rPr>
          <w:rFonts w:ascii="Times New Roman"/>
          <w:sz w:val="33"/>
        </w:rPr>
      </w:pPr>
    </w:p>
    <w:p>
      <w:pPr>
        <w:pStyle w:val="3"/>
        <w:spacing w:before="1"/>
        <w:ind w:left="302" w:right="677"/>
        <w:jc w:val="center"/>
        <w:rPr>
          <w:b w:val="0"/>
          <w:bCs w:val="0"/>
          <w:sz w:val="30"/>
          <w:szCs w:val="30"/>
        </w:rPr>
        <w:sectPr>
          <w:pgSz w:w="11900" w:h="16840"/>
          <w:pgMar w:top="1360" w:right="720" w:bottom="280" w:left="1300" w:header="720" w:footer="720" w:gutter="0"/>
          <w:pgBorders w:offsetFrom="page">
            <w:top w:val="thinThickThinMediumGap" w:color="auto" w:sz="24" w:space="24"/>
            <w:left w:val="thinThickThinMediumGap" w:color="auto" w:sz="24" w:space="24"/>
            <w:bottom w:val="thinThickThinMediumGap" w:color="auto" w:sz="24" w:space="24"/>
            <w:right w:val="thinThickThinMediumGap" w:color="auto" w:sz="24" w:space="24"/>
          </w:pgBorders>
          <w:cols w:space="720" w:num="1"/>
        </w:sectPr>
      </w:pPr>
      <w:r>
        <w:rPr>
          <w:sz w:val="30"/>
          <w:szCs w:val="30"/>
        </w:rPr>
        <w:t>Ташкент 2021</w:t>
      </w:r>
    </w:p>
    <w:p>
      <w:pPr>
        <w:shd w:val="clear" w:color="auto" w:fill="FFFFFF"/>
        <w:spacing w:after="375" w:line="240" w:lineRule="auto"/>
        <w:rPr>
          <w:rFonts w:eastAsia="Times New Roman" w:cs="Arial" w:asciiTheme="majorHAnsi" w:hAnsiTheme="majorHAnsi"/>
          <w:color w:val="000000"/>
          <w:spacing w:val="2"/>
          <w:sz w:val="28"/>
          <w:szCs w:val="28"/>
          <w:lang w:eastAsia="ru-RU"/>
        </w:rPr>
      </w:pP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w:t>Необслуживаемые алгоритмы машинного обучения не имеют какого-либо руководителя, обеспечивающего какое-либо руководство. Вот почему они тесно связаны с тем, что некоторые называют истинным искусственным интеллектом.</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w:t>При неконтролируемом обучении не будет правильного ответа и учителя для руководства. Алгоритмы должны обнаружить интересную закономерность в данных для обучения.</w:t>
      </w:r>
    </w:p>
    <w:p>
      <w:pPr>
        <w:shd w:val="clear" w:color="auto" w:fill="FFFFFF"/>
        <w:spacing w:before="450" w:after="225" w:line="240" w:lineRule="auto"/>
        <w:outlineLvl w:val="1"/>
        <w:rPr>
          <w:rFonts w:eastAsia="Times New Roman" w:cs="Times New Roman" w:asciiTheme="majorHAnsi" w:hAnsiTheme="majorHAnsi"/>
          <w:b/>
          <w:bCs/>
          <w:color w:val="2A2F35"/>
          <w:spacing w:val="2"/>
          <w:sz w:val="28"/>
          <w:szCs w:val="28"/>
          <w:lang w:eastAsia="ru-RU"/>
        </w:rPr>
      </w:pPr>
      <w:r>
        <w:rPr>
          <w:rFonts w:eastAsia="Times New Roman" w:cs="Times New Roman" w:asciiTheme="majorHAnsi" w:hAnsiTheme="majorHAnsi"/>
          <w:b/>
          <w:bCs/>
          <w:color w:val="2A2F35"/>
          <w:spacing w:val="2"/>
          <w:sz w:val="28"/>
          <w:szCs w:val="28"/>
          <w:lang w:eastAsia="ru-RU"/>
        </w:rPr>
        <w:t>Что такое кластеризация?</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w:t>По сути, это тип неконтролируемого метода обучения и распространенный метод статистического анализа данных, используемый во многих областях. Кластеризация главным образом является задачей разделения набора наблюдений на подмножества, называемые кластерами, таким образом, чтобы наблюдения в одном и том же кластере были похожи в одном смысле и не похожи на наблюдения в других кластерах. Проще говоря, мы можем сказать, что главная цель кластеризации — группировать данные на основе сходства и различий.</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w:t>Например, следующая диаграмма показывает аналогичные данные в разных кластерах —</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10" name="Прямоугольник 10" descr="Кластеризац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10" o:spid="_x0000_s1026" o:spt="1" alt="Кластеризация"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1ro&#10;MNMAAAADAQAADwAAAAAAAAABACAAAAAiAAAAZHJzL2Rvd25yZXYueG1sUEsBAhQAFAAAAAgAh07i&#10;QPiDTSYnAgAA+gMAAA4AAAAAAAAAAQAgAAAAIgEAAGRycy9lMm9Eb2MueG1sUEsFBgAAAAAGAAYA&#10;WQEAALsFAAAAAA==&#10;">
                <v:fill on="f" focussize="0,0"/>
                <v:stroke on="f"/>
                <v:imagedata o:title=""/>
                <o:lock v:ext="edit" aspectratio="t"/>
                <w10:wrap type="none"/>
                <w10:anchorlock/>
              </v:rect>
            </w:pict>
          </mc:Fallback>
        </mc:AlternateContent>
      </w:r>
    </w:p>
    <w:p>
      <w:pPr>
        <w:shd w:val="clear" w:color="auto" w:fill="FFFFFF"/>
        <w:spacing w:before="450" w:after="225" w:line="240" w:lineRule="auto"/>
        <w:outlineLvl w:val="1"/>
        <w:rPr>
          <w:rFonts w:eastAsia="Times New Roman" w:cs="Times New Roman" w:asciiTheme="majorHAnsi" w:hAnsiTheme="majorHAnsi"/>
          <w:b/>
          <w:bCs/>
          <w:color w:val="2A2F35"/>
          <w:spacing w:val="2"/>
          <w:sz w:val="28"/>
          <w:szCs w:val="28"/>
          <w:lang w:eastAsia="ru-RU"/>
        </w:rPr>
      </w:pPr>
      <w:r>
        <w:rPr>
          <w:rFonts w:eastAsia="Times New Roman" w:cs="Times New Roman" w:asciiTheme="majorHAnsi" w:hAnsiTheme="majorHAnsi"/>
          <w:b/>
          <w:bCs/>
          <w:color w:val="2A2F35"/>
          <w:spacing w:val="2"/>
          <w:sz w:val="28"/>
          <w:szCs w:val="28"/>
          <w:lang w:eastAsia="ru-RU"/>
        </w:rPr>
        <w:t>Алгоритмы кластеризации данных</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w:t>Ниже приведены несколько распространенных алгоритмов кластеризации данных.</w:t>
      </w:r>
    </w:p>
    <w:p>
      <w:pPr>
        <w:shd w:val="clear" w:color="auto" w:fill="FFFFFF"/>
        <w:spacing w:before="450" w:after="225" w:line="240" w:lineRule="auto"/>
        <w:outlineLvl w:val="2"/>
        <w:rPr>
          <w:rFonts w:eastAsia="Times New Roman" w:cs="Times New Roman" w:asciiTheme="majorHAnsi" w:hAnsiTheme="majorHAnsi"/>
          <w:b/>
          <w:bCs/>
          <w:color w:val="2A2F35"/>
          <w:spacing w:val="2"/>
          <w:sz w:val="28"/>
          <w:szCs w:val="28"/>
          <w:lang w:eastAsia="ru-RU"/>
        </w:rPr>
      </w:pPr>
      <w:r>
        <w:rPr>
          <w:rFonts w:eastAsia="Times New Roman" w:cs="Times New Roman" w:asciiTheme="majorHAnsi" w:hAnsiTheme="majorHAnsi"/>
          <w:b/>
          <w:bCs/>
          <w:color w:val="2A2F35"/>
          <w:spacing w:val="2"/>
          <w:sz w:val="28"/>
          <w:szCs w:val="28"/>
          <w:lang w:eastAsia="ru-RU"/>
        </w:rPr>
        <w:t>Алгоритм K-средних</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w:t>Алгоритм кластеризации K-средних является одним из известных алгоритмов кластеризации данных. Нужно предположить, что номера кластеров уже известны. Это также называется плоской кластеризацией. Это алгоритм итеративной кластеризации. Для этого алгоритма необходимо выполнить следующие шаги:</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b/>
          <w:bCs/>
          <w:color w:val="000000"/>
          <w:spacing w:val="2"/>
          <w:sz w:val="28"/>
          <w:szCs w:val="28"/>
          <w:lang w:eastAsia="ru-RU"/>
        </w:rPr>
        <w:t>Шаг 1</w:t>
      </w:r>
      <w:r>
        <w:rPr>
          <w:rFonts w:eastAsia="Times New Roman" w:cs="Arial" w:asciiTheme="majorHAnsi" w:hAnsiTheme="majorHAnsi"/>
          <w:color w:val="000000"/>
          <w:spacing w:val="2"/>
          <w:sz w:val="28"/>
          <w:szCs w:val="28"/>
          <w:lang w:eastAsia="ru-RU"/>
        </w:rPr>
        <w:t> — Нам нужно указать желаемое количество K подгрупп.</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b/>
          <w:bCs/>
          <w:color w:val="000000"/>
          <w:spacing w:val="2"/>
          <w:sz w:val="28"/>
          <w:szCs w:val="28"/>
          <w:lang w:eastAsia="ru-RU"/>
        </w:rPr>
        <w:t>Шаг 2</w:t>
      </w:r>
      <w:r>
        <w:rPr>
          <w:rFonts w:eastAsia="Times New Roman" w:cs="Arial" w:asciiTheme="majorHAnsi" w:hAnsiTheme="majorHAnsi"/>
          <w:color w:val="000000"/>
          <w:spacing w:val="2"/>
          <w:sz w:val="28"/>
          <w:szCs w:val="28"/>
          <w:lang w:eastAsia="ru-RU"/>
        </w:rPr>
        <w:t> — Зафиксируйте количество кластеров и случайным образом назначьте каждую точку данных кластеру. Или, другими словами, нам нужно классифицировать наши данные на основе количества кластеров.</w:t>
      </w:r>
    </w:p>
    <w:p>
      <w:pPr>
        <w:shd w:val="clear" w:color="auto" w:fill="FFFFFF"/>
        <w:spacing w:after="375" w:line="240" w:lineRule="auto"/>
        <w:rPr>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w:t>На этом этапе кластерные центроиды должны быть вычислены.</w:t>
      </w:r>
    </w:p>
    <w:p>
      <w:pPr>
        <w:shd w:val="clear" w:color="auto" w:fill="FFFFFF"/>
        <w:spacing w:after="375" w:line="240" w:lineRule="auto"/>
        <w:rPr>
          <w:ins w:id="0" w:author="Unknown" w:date=""/>
          <w:rFonts w:eastAsia="Times New Roman" w:cs="Arial" w:asciiTheme="majorHAnsi" w:hAnsiTheme="majorHAnsi"/>
          <w:color w:val="000000"/>
          <w:spacing w:val="2"/>
          <w:sz w:val="28"/>
          <w:szCs w:val="28"/>
          <w:lang w:eastAsia="ru-RU"/>
        </w:rPr>
      </w:pPr>
      <w:ins w:id="1" w:author="Unknown">
        <w:r>
          <w:rPr>
            <w:rFonts w:eastAsia="Times New Roman" w:cs="Arial" w:asciiTheme="majorHAnsi" w:hAnsiTheme="majorHAnsi"/>
            <w:color w:val="000000"/>
            <w:spacing w:val="2"/>
            <w:sz w:val="28"/>
            <w:szCs w:val="28"/>
            <w:lang w:eastAsia="ru-RU"/>
          </w:rPr>
          <w:t>Поскольку это итеративный алгоритм, нам нужно обновлять местоположения K центроидов с каждой итерацией, пока мы не найдем глобальные оптимумы или, другими словами, центроиды достигают в своих оптимальных местоположениях.</w:t>
        </w:r>
      </w:ins>
    </w:p>
    <w:p>
      <w:pPr>
        <w:shd w:val="clear" w:color="auto" w:fill="FFFFFF"/>
        <w:spacing w:after="375" w:line="240" w:lineRule="auto"/>
        <w:rPr>
          <w:ins w:id="2" w:author="Unknown" w:date=""/>
          <w:rFonts w:eastAsia="Times New Roman" w:cs="Arial" w:asciiTheme="majorHAnsi" w:hAnsiTheme="majorHAnsi"/>
          <w:color w:val="000000"/>
          <w:spacing w:val="2"/>
          <w:sz w:val="28"/>
          <w:szCs w:val="28"/>
          <w:lang w:eastAsia="ru-RU"/>
        </w:rPr>
      </w:pPr>
      <w:ins w:id="3" w:author="Unknown">
        <w:r>
          <w:rPr>
            <w:rFonts w:eastAsia="Times New Roman" w:cs="Arial" w:asciiTheme="majorHAnsi" w:hAnsiTheme="majorHAnsi"/>
            <w:color w:val="000000"/>
            <w:spacing w:val="2"/>
            <w:sz w:val="28"/>
            <w:szCs w:val="28"/>
            <w:lang w:eastAsia="ru-RU"/>
          </w:rPr>
          <w:t>Следующий код поможет в реализации алгоритма кластеризации K-средних в Python. Мы собираемся использовать модуль Scikit-learn.</w:t>
        </w:r>
      </w:ins>
    </w:p>
    <w:p>
      <w:pPr>
        <w:shd w:val="clear" w:color="auto" w:fill="FFFFFF"/>
        <w:spacing w:after="375" w:line="240" w:lineRule="auto"/>
        <w:rPr>
          <w:ins w:id="4" w:author="Unknown" w:date=""/>
          <w:rFonts w:eastAsia="Times New Roman" w:cs="Arial" w:asciiTheme="majorHAnsi" w:hAnsiTheme="majorHAnsi"/>
          <w:color w:val="000000"/>
          <w:spacing w:val="2"/>
          <w:sz w:val="28"/>
          <w:szCs w:val="28"/>
          <w:lang w:eastAsia="ru-RU"/>
        </w:rPr>
      </w:pPr>
      <w:ins w:id="5" w:author="Unknown">
        <w:r>
          <w:rPr>
            <w:rFonts w:eastAsia="Times New Roman" w:cs="Arial" w:asciiTheme="majorHAnsi" w:hAnsiTheme="majorHAnsi"/>
            <w:color w:val="000000"/>
            <w:spacing w:val="2"/>
            <w:sz w:val="28"/>
            <w:szCs w:val="28"/>
            <w:lang w:eastAsia="ru-RU"/>
          </w:rPr>
          <w:t>Давайте импортируем необходимые пакеты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6" w:author="Unknown" w:date=""/>
          <w:rFonts w:eastAsia="Times New Roman" w:cs="Consolas" w:asciiTheme="majorHAnsi" w:hAnsiTheme="majorHAnsi"/>
          <w:color w:val="333333"/>
          <w:spacing w:val="2"/>
          <w:sz w:val="28"/>
          <w:szCs w:val="28"/>
          <w:lang w:val="en-US" w:eastAsia="ru-RU"/>
        </w:rPr>
      </w:pPr>
      <w:ins w:id="7" w:author="Unknown">
        <w:r>
          <w:rPr>
            <w:rFonts w:eastAsia="Times New Roman" w:cs="Consolas" w:asciiTheme="majorHAnsi" w:hAnsiTheme="majorHAnsi"/>
            <w:color w:val="333333"/>
            <w:spacing w:val="2"/>
            <w:sz w:val="28"/>
            <w:szCs w:val="28"/>
            <w:lang w:val="en-US" w:eastAsia="ru-RU"/>
          </w:rPr>
          <w:t>import matplotlib.pyplot as plt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8" w:author="Unknown" w:date=""/>
          <w:rFonts w:eastAsia="Times New Roman" w:cs="Consolas" w:asciiTheme="majorHAnsi" w:hAnsiTheme="majorHAnsi"/>
          <w:color w:val="333333"/>
          <w:spacing w:val="2"/>
          <w:sz w:val="28"/>
          <w:szCs w:val="28"/>
          <w:lang w:val="en-US" w:eastAsia="ru-RU"/>
        </w:rPr>
      </w:pPr>
      <w:ins w:id="9" w:author="Unknown">
        <w:r>
          <w:rPr>
            <w:rFonts w:eastAsia="Times New Roman" w:cs="Consolas" w:asciiTheme="majorHAnsi" w:hAnsiTheme="majorHAnsi"/>
            <w:color w:val="333333"/>
            <w:spacing w:val="2"/>
            <w:sz w:val="28"/>
            <w:szCs w:val="28"/>
            <w:lang w:val="en-US" w:eastAsia="ru-RU"/>
          </w:rPr>
          <w:t>import seaborn as sns; sns.set()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0" w:author="Unknown" w:date=""/>
          <w:rFonts w:eastAsia="Times New Roman" w:cs="Consolas" w:asciiTheme="majorHAnsi" w:hAnsiTheme="majorHAnsi"/>
          <w:color w:val="333333"/>
          <w:spacing w:val="2"/>
          <w:sz w:val="28"/>
          <w:szCs w:val="28"/>
          <w:lang w:val="en-US" w:eastAsia="ru-RU"/>
        </w:rPr>
      </w:pPr>
      <w:ins w:id="11" w:author="Unknown">
        <w:r>
          <w:rPr>
            <w:rFonts w:eastAsia="Times New Roman" w:cs="Consolas" w:asciiTheme="majorHAnsi" w:hAnsiTheme="majorHAnsi"/>
            <w:color w:val="333333"/>
            <w:spacing w:val="2"/>
            <w:sz w:val="28"/>
            <w:szCs w:val="28"/>
            <w:lang w:val="en-US" w:eastAsia="ru-RU"/>
          </w:rPr>
          <w:t>import numpy as np</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2" w:author="Unknown" w:date=""/>
          <w:rFonts w:eastAsia="Times New Roman" w:cs="Consolas" w:asciiTheme="majorHAnsi" w:hAnsiTheme="majorHAnsi"/>
          <w:color w:val="333333"/>
          <w:spacing w:val="2"/>
          <w:sz w:val="28"/>
          <w:szCs w:val="28"/>
          <w:lang w:val="en-US" w:eastAsia="ru-RU"/>
        </w:rPr>
      </w:pPr>
      <w:ins w:id="13" w:author="Unknown">
        <w:r>
          <w:rPr>
            <w:rFonts w:eastAsia="Times New Roman" w:cs="Consolas" w:asciiTheme="majorHAnsi" w:hAnsiTheme="majorHAnsi"/>
            <w:color w:val="333333"/>
            <w:spacing w:val="2"/>
            <w:sz w:val="28"/>
            <w:szCs w:val="28"/>
            <w:lang w:val="en-US" w:eastAsia="ru-RU"/>
          </w:rPr>
          <w:t>from sklearn.cluster import KMeans</w:t>
        </w:r>
      </w:ins>
    </w:p>
    <w:p>
      <w:pPr>
        <w:shd w:val="clear" w:color="auto" w:fill="FFFFFF"/>
        <w:spacing w:after="375" w:line="240" w:lineRule="auto"/>
        <w:rPr>
          <w:ins w:id="14" w:author="Unknown" w:date=""/>
          <w:rFonts w:eastAsia="Times New Roman" w:cs="Arial" w:asciiTheme="majorHAnsi" w:hAnsiTheme="majorHAnsi"/>
          <w:color w:val="000000"/>
          <w:spacing w:val="2"/>
          <w:sz w:val="28"/>
          <w:szCs w:val="28"/>
          <w:lang w:eastAsia="ru-RU"/>
        </w:rPr>
      </w:pPr>
      <w:ins w:id="15" w:author="Unknown">
        <w:r>
          <w:rPr>
            <w:rFonts w:eastAsia="Times New Roman" w:cs="Arial" w:asciiTheme="majorHAnsi" w:hAnsiTheme="majorHAnsi"/>
            <w:color w:val="000000"/>
            <w:spacing w:val="2"/>
            <w:sz w:val="28"/>
            <w:szCs w:val="28"/>
            <w:lang w:eastAsia="ru-RU"/>
          </w:rPr>
          <w:t>Следующая строка кода поможет в создании двумерного набора данных, содержащего четыре </w:t>
        </w:r>
      </w:ins>
      <w:ins w:id="16" w:author="Unknown">
        <w:r>
          <w:rPr>
            <w:rFonts w:eastAsia="Times New Roman" w:cs="Arial" w:asciiTheme="majorHAnsi" w:hAnsiTheme="majorHAnsi"/>
            <w:b/>
            <w:bCs/>
            <w:color w:val="000000"/>
            <w:spacing w:val="2"/>
            <w:sz w:val="28"/>
            <w:szCs w:val="28"/>
            <w:lang w:eastAsia="ru-RU"/>
          </w:rPr>
          <w:t>больших объекта</w:t>
        </w:r>
      </w:ins>
      <w:ins w:id="17" w:author="Unknown">
        <w:r>
          <w:rPr>
            <w:rFonts w:eastAsia="Times New Roman" w:cs="Arial" w:asciiTheme="majorHAnsi" w:hAnsiTheme="majorHAnsi"/>
            <w:color w:val="000000"/>
            <w:spacing w:val="2"/>
            <w:sz w:val="28"/>
            <w:szCs w:val="28"/>
            <w:lang w:eastAsia="ru-RU"/>
          </w:rPr>
          <w:t> , с помощью </w:t>
        </w:r>
      </w:ins>
      <w:ins w:id="18" w:author="Unknown">
        <w:r>
          <w:rPr>
            <w:rFonts w:eastAsia="Times New Roman" w:cs="Arial" w:asciiTheme="majorHAnsi" w:hAnsiTheme="majorHAnsi"/>
            <w:b/>
            <w:bCs/>
            <w:color w:val="000000"/>
            <w:spacing w:val="2"/>
            <w:sz w:val="28"/>
            <w:szCs w:val="28"/>
            <w:lang w:eastAsia="ru-RU"/>
          </w:rPr>
          <w:t>make_blob</w:t>
        </w:r>
      </w:ins>
      <w:ins w:id="19" w:author="Unknown">
        <w:r>
          <w:rPr>
            <w:rFonts w:eastAsia="Times New Roman" w:cs="Arial" w:asciiTheme="majorHAnsi" w:hAnsiTheme="majorHAnsi"/>
            <w:color w:val="000000"/>
            <w:spacing w:val="2"/>
            <w:sz w:val="28"/>
            <w:szCs w:val="28"/>
            <w:lang w:eastAsia="ru-RU"/>
          </w:rPr>
          <w:t> из пакета </w:t>
        </w:r>
      </w:ins>
      <w:ins w:id="20" w:author="Unknown">
        <w:r>
          <w:rPr>
            <w:rFonts w:eastAsia="Times New Roman" w:cs="Arial" w:asciiTheme="majorHAnsi" w:hAnsiTheme="majorHAnsi"/>
            <w:b/>
            <w:bCs/>
            <w:color w:val="000000"/>
            <w:spacing w:val="2"/>
            <w:sz w:val="28"/>
            <w:szCs w:val="28"/>
            <w:lang w:eastAsia="ru-RU"/>
          </w:rPr>
          <w:t>sklearn.dataset</w:t>
        </w:r>
      </w:ins>
      <w:ins w:id="21" w:author="Unknown">
        <w:r>
          <w:rPr>
            <w:rFonts w:eastAsia="Times New Roman" w:cs="Arial" w:asciiTheme="majorHAnsi" w:hAnsiTheme="majorHAnsi"/>
            <w:color w:val="000000"/>
            <w:spacing w:val="2"/>
            <w:sz w:val="28"/>
            <w:szCs w:val="28"/>
            <w:lang w:eastAsia="ru-RU"/>
          </w:rPr>
          <w:t>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2" w:author="Unknown" w:date=""/>
          <w:rFonts w:eastAsia="Times New Roman" w:cs="Consolas" w:asciiTheme="majorHAnsi" w:hAnsiTheme="majorHAnsi"/>
          <w:color w:val="333333"/>
          <w:spacing w:val="2"/>
          <w:sz w:val="28"/>
          <w:szCs w:val="28"/>
          <w:lang w:val="en-US" w:eastAsia="ru-RU"/>
        </w:rPr>
      </w:pPr>
      <w:ins w:id="23" w:author="Unknown">
        <w:r>
          <w:rPr>
            <w:rFonts w:eastAsia="Times New Roman" w:cs="Consolas" w:asciiTheme="majorHAnsi" w:hAnsiTheme="majorHAnsi"/>
            <w:color w:val="333333"/>
            <w:spacing w:val="2"/>
            <w:sz w:val="28"/>
            <w:szCs w:val="28"/>
            <w:lang w:val="en-US" w:eastAsia="ru-RU"/>
          </w:rPr>
          <w:t>from sklearn.datasets.samples_generator import make_blobs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4" w:author="Unknown" w:date=""/>
          <w:rFonts w:eastAsia="Times New Roman" w:cs="Consolas" w:asciiTheme="majorHAnsi" w:hAnsiTheme="majorHAnsi"/>
          <w:color w:val="333333"/>
          <w:spacing w:val="2"/>
          <w:sz w:val="28"/>
          <w:szCs w:val="28"/>
          <w:lang w:val="en-US" w:eastAsia="ru-RU"/>
        </w:rPr>
      </w:pPr>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5" w:author="Unknown" w:date=""/>
          <w:rFonts w:eastAsia="Times New Roman" w:cs="Consolas" w:asciiTheme="majorHAnsi" w:hAnsiTheme="majorHAnsi"/>
          <w:color w:val="333333"/>
          <w:spacing w:val="2"/>
          <w:sz w:val="28"/>
          <w:szCs w:val="28"/>
          <w:lang w:val="en-US" w:eastAsia="ru-RU"/>
        </w:rPr>
      </w:pPr>
      <w:ins w:id="26" w:author="Unknown">
        <w:r>
          <w:rPr>
            <w:rFonts w:eastAsia="Times New Roman" w:cs="Consolas" w:asciiTheme="majorHAnsi" w:hAnsiTheme="majorHAnsi"/>
            <w:color w:val="333333"/>
            <w:spacing w:val="2"/>
            <w:sz w:val="28"/>
            <w:szCs w:val="28"/>
            <w:lang w:val="en-US" w:eastAsia="ru-RU"/>
          </w:rPr>
          <w:t>X, y_true = make_blobs(n_samples = 500, centers = 4,</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7" w:author="Unknown" w:date=""/>
          <w:rFonts w:eastAsia="Times New Roman" w:cs="Consolas" w:asciiTheme="majorHAnsi" w:hAnsiTheme="majorHAnsi"/>
          <w:color w:val="333333"/>
          <w:spacing w:val="2"/>
          <w:sz w:val="28"/>
          <w:szCs w:val="28"/>
          <w:lang w:eastAsia="ru-RU"/>
        </w:rPr>
      </w:pPr>
      <w:ins w:id="28" w:author="Unknown">
        <w:r>
          <w:rPr>
            <w:rFonts w:eastAsia="Times New Roman" w:cs="Consolas" w:asciiTheme="majorHAnsi" w:hAnsiTheme="majorHAnsi"/>
            <w:color w:val="333333"/>
            <w:spacing w:val="2"/>
            <w:sz w:val="28"/>
            <w:szCs w:val="28"/>
            <w:lang w:val="en-US" w:eastAsia="ru-RU"/>
          </w:rPr>
          <w:t xml:space="preserve">            </w:t>
        </w:r>
      </w:ins>
      <w:ins w:id="29" w:author="Unknown">
        <w:r>
          <w:rPr>
            <w:rFonts w:eastAsia="Times New Roman" w:cs="Consolas" w:asciiTheme="majorHAnsi" w:hAnsiTheme="majorHAnsi"/>
            <w:color w:val="333333"/>
            <w:spacing w:val="2"/>
            <w:sz w:val="28"/>
            <w:szCs w:val="28"/>
            <w:lang w:eastAsia="ru-RU"/>
          </w:rPr>
          <w:t>cluster_std = 0.40, random_state = 0)</w:t>
        </w:r>
      </w:ins>
    </w:p>
    <w:p>
      <w:pPr>
        <w:shd w:val="clear" w:color="auto" w:fill="FFFFFF"/>
        <w:spacing w:after="375" w:line="240" w:lineRule="auto"/>
        <w:rPr>
          <w:ins w:id="30" w:author="Unknown" w:date=""/>
          <w:rFonts w:eastAsia="Times New Roman" w:cs="Arial" w:asciiTheme="majorHAnsi" w:hAnsiTheme="majorHAnsi"/>
          <w:color w:val="000000"/>
          <w:spacing w:val="2"/>
          <w:sz w:val="28"/>
          <w:szCs w:val="28"/>
          <w:lang w:eastAsia="ru-RU"/>
        </w:rPr>
      </w:pPr>
      <w:ins w:id="31" w:author="Unknown">
        <w:r>
          <w:rPr>
            <w:rFonts w:eastAsia="Times New Roman" w:cs="Arial" w:asciiTheme="majorHAnsi" w:hAnsiTheme="majorHAnsi"/>
            <w:color w:val="000000"/>
            <w:spacing w:val="2"/>
            <w:sz w:val="28"/>
            <w:szCs w:val="28"/>
            <w:lang w:eastAsia="ru-RU"/>
          </w:rPr>
          <w:t>Мы можем визуализировать набор данных, используя следующий код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2" w:author="Unknown" w:date=""/>
          <w:rFonts w:eastAsia="Times New Roman" w:cs="Consolas" w:asciiTheme="majorHAnsi" w:hAnsiTheme="majorHAnsi"/>
          <w:color w:val="333333"/>
          <w:spacing w:val="2"/>
          <w:sz w:val="28"/>
          <w:szCs w:val="28"/>
          <w:lang w:val="en-US" w:eastAsia="ru-RU"/>
        </w:rPr>
      </w:pPr>
      <w:ins w:id="33" w:author="Unknown">
        <w:r>
          <w:rPr>
            <w:rFonts w:eastAsia="Times New Roman" w:cs="Consolas" w:asciiTheme="majorHAnsi" w:hAnsiTheme="majorHAnsi"/>
            <w:color w:val="333333"/>
            <w:spacing w:val="2"/>
            <w:sz w:val="28"/>
            <w:szCs w:val="28"/>
            <w:lang w:val="en-US" w:eastAsia="ru-RU"/>
          </w:rPr>
          <w:t>plt.scatter(X[:, 0], X[:, 1], s = 50);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4" w:author="Unknown" w:date=""/>
          <w:rFonts w:eastAsia="Times New Roman" w:cs="Consolas" w:asciiTheme="majorHAnsi" w:hAnsiTheme="majorHAnsi"/>
          <w:color w:val="333333"/>
          <w:spacing w:val="2"/>
          <w:sz w:val="28"/>
          <w:szCs w:val="28"/>
          <w:lang w:eastAsia="ru-RU"/>
        </w:rPr>
      </w:pPr>
      <w:ins w:id="35" w:author="Unknown">
        <w:r>
          <w:rPr>
            <w:rFonts w:eastAsia="Times New Roman" w:cs="Consolas" w:asciiTheme="majorHAnsi" w:hAnsiTheme="majorHAnsi"/>
            <w:color w:val="333333"/>
            <w:spacing w:val="2"/>
            <w:sz w:val="28"/>
            <w:szCs w:val="28"/>
            <w:lang w:eastAsia="ru-RU"/>
          </w:rPr>
          <w:t>plt.show()</w:t>
        </w:r>
      </w:ins>
    </w:p>
    <w:p>
      <w:pPr>
        <w:shd w:val="clear" w:color="auto" w:fill="FFFFFF"/>
        <w:spacing w:after="375" w:line="240" w:lineRule="auto"/>
        <w:rPr>
          <w:ins w:id="36"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9" name="Прямоугольник 9" descr="Алгоритм K означает"/>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9" o:spid="_x0000_s1026" o:spt="1" alt="Алгоритм K означает"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1roMNMAAAADAQAADwAAAAAAAAABACAAAAAiAAAAZHJzL2Rvd25yZXYueG1sUEsBAhQAFAAA&#10;AAgAh07iQLQEMawtAgAAAQQAAA4AAAAAAAAAAQAgAAAAIgEAAGRycy9lMm9Eb2MueG1sUEsFBgAA&#10;AAAGAAYAWQEAAMEFAAAAAA==&#10;">
                <v:fill on="f" focussize="0,0"/>
                <v:stroke on="f"/>
                <v:imagedata o:title=""/>
                <o:lock v:ext="edit" aspectratio="t"/>
                <w10:wrap type="none"/>
                <w10:anchorlock/>
              </v:rect>
            </w:pict>
          </mc:Fallback>
        </mc:AlternateContent>
      </w:r>
    </w:p>
    <w:p>
      <w:pPr>
        <w:shd w:val="clear" w:color="auto" w:fill="FFFFFF"/>
        <w:spacing w:after="375" w:line="240" w:lineRule="auto"/>
        <w:rPr>
          <w:ins w:id="37" w:author="Unknown" w:date=""/>
          <w:rFonts w:eastAsia="Times New Roman" w:cs="Arial" w:asciiTheme="majorHAnsi" w:hAnsiTheme="majorHAnsi"/>
          <w:color w:val="000000"/>
          <w:spacing w:val="2"/>
          <w:sz w:val="28"/>
          <w:szCs w:val="28"/>
          <w:lang w:eastAsia="ru-RU"/>
        </w:rPr>
      </w:pPr>
      <w:ins w:id="38" w:author="Unknown">
        <w:r>
          <w:rPr>
            <w:rFonts w:eastAsia="Times New Roman" w:cs="Arial" w:asciiTheme="majorHAnsi" w:hAnsiTheme="majorHAnsi"/>
            <w:color w:val="000000"/>
            <w:spacing w:val="2"/>
            <w:sz w:val="28"/>
            <w:szCs w:val="28"/>
            <w:lang w:eastAsia="ru-RU"/>
          </w:rPr>
          <w:t>Здесь мы инициализируем kmeans в качестве алгоритма KMeans с обязательным параметром количества кластеров (n_clusters).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9" w:author="Unknown" w:date=""/>
          <w:rFonts w:eastAsia="Times New Roman" w:cs="Consolas" w:asciiTheme="majorHAnsi" w:hAnsiTheme="majorHAnsi"/>
          <w:color w:val="333333"/>
          <w:spacing w:val="2"/>
          <w:sz w:val="28"/>
          <w:szCs w:val="28"/>
          <w:lang w:eastAsia="ru-RU"/>
        </w:rPr>
      </w:pPr>
      <w:ins w:id="40" w:author="Unknown">
        <w:r>
          <w:rPr>
            <w:rFonts w:eastAsia="Times New Roman" w:cs="Consolas" w:asciiTheme="majorHAnsi" w:hAnsiTheme="majorHAnsi"/>
            <w:color w:val="333333"/>
            <w:spacing w:val="2"/>
            <w:sz w:val="28"/>
            <w:szCs w:val="28"/>
            <w:lang w:eastAsia="ru-RU"/>
          </w:rPr>
          <w:t>kmeans = KMeans(n_clusters = 4)</w:t>
        </w:r>
      </w:ins>
    </w:p>
    <w:p>
      <w:pPr>
        <w:shd w:val="clear" w:color="auto" w:fill="FFFFFF"/>
        <w:spacing w:after="375" w:line="240" w:lineRule="auto"/>
        <w:rPr>
          <w:ins w:id="41" w:author="Unknown" w:date=""/>
          <w:rFonts w:eastAsia="Times New Roman" w:cs="Arial" w:asciiTheme="majorHAnsi" w:hAnsiTheme="majorHAnsi"/>
          <w:color w:val="000000"/>
          <w:spacing w:val="2"/>
          <w:sz w:val="28"/>
          <w:szCs w:val="28"/>
          <w:lang w:eastAsia="ru-RU"/>
        </w:rPr>
      </w:pPr>
      <w:ins w:id="42" w:author="Unknown">
        <w:r>
          <w:rPr>
            <w:rFonts w:eastAsia="Times New Roman" w:cs="Arial" w:asciiTheme="majorHAnsi" w:hAnsiTheme="majorHAnsi"/>
            <w:color w:val="000000"/>
            <w:spacing w:val="2"/>
            <w:sz w:val="28"/>
            <w:szCs w:val="28"/>
            <w:lang w:eastAsia="ru-RU"/>
          </w:rPr>
          <w:t>Нам нужно обучить модель K-средних с входными данными.</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3" w:author="Unknown" w:date=""/>
          <w:rFonts w:eastAsia="Times New Roman" w:cs="Consolas" w:asciiTheme="majorHAnsi" w:hAnsiTheme="majorHAnsi"/>
          <w:color w:val="333333"/>
          <w:spacing w:val="2"/>
          <w:sz w:val="28"/>
          <w:szCs w:val="28"/>
          <w:lang w:val="en-US" w:eastAsia="ru-RU"/>
        </w:rPr>
      </w:pPr>
      <w:ins w:id="44" w:author="Unknown">
        <w:r>
          <w:rPr>
            <w:rFonts w:eastAsia="Times New Roman" w:cs="Consolas" w:asciiTheme="majorHAnsi" w:hAnsiTheme="majorHAnsi"/>
            <w:color w:val="333333"/>
            <w:spacing w:val="2"/>
            <w:sz w:val="28"/>
            <w:szCs w:val="28"/>
            <w:lang w:val="en-US" w:eastAsia="ru-RU"/>
          </w:rPr>
          <w:t>kmeans.fit(X)</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5" w:author="Unknown" w:date=""/>
          <w:rFonts w:eastAsia="Times New Roman" w:cs="Consolas" w:asciiTheme="majorHAnsi" w:hAnsiTheme="majorHAnsi"/>
          <w:color w:val="333333"/>
          <w:spacing w:val="2"/>
          <w:sz w:val="28"/>
          <w:szCs w:val="28"/>
          <w:lang w:val="en-US" w:eastAsia="ru-RU"/>
        </w:rPr>
      </w:pPr>
      <w:ins w:id="46" w:author="Unknown">
        <w:r>
          <w:rPr>
            <w:rFonts w:eastAsia="Times New Roman" w:cs="Consolas" w:asciiTheme="majorHAnsi" w:hAnsiTheme="majorHAnsi"/>
            <w:color w:val="333333"/>
            <w:spacing w:val="2"/>
            <w:sz w:val="28"/>
            <w:szCs w:val="28"/>
            <w:lang w:val="en-US" w:eastAsia="ru-RU"/>
          </w:rPr>
          <w:t>y_kmeans = kmeans.predict(X)</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7" w:author="Unknown" w:date=""/>
          <w:rFonts w:eastAsia="Times New Roman" w:cs="Consolas" w:asciiTheme="majorHAnsi" w:hAnsiTheme="majorHAnsi"/>
          <w:color w:val="333333"/>
          <w:spacing w:val="2"/>
          <w:sz w:val="28"/>
          <w:szCs w:val="28"/>
          <w:lang w:val="en-US" w:eastAsia="ru-RU"/>
        </w:rPr>
      </w:pPr>
      <w:ins w:id="48" w:author="Unknown">
        <w:r>
          <w:rPr>
            <w:rFonts w:eastAsia="Times New Roman" w:cs="Consolas" w:asciiTheme="majorHAnsi" w:hAnsiTheme="majorHAnsi"/>
            <w:color w:val="333333"/>
            <w:spacing w:val="2"/>
            <w:sz w:val="28"/>
            <w:szCs w:val="28"/>
            <w:lang w:val="en-US" w:eastAsia="ru-RU"/>
          </w:rPr>
          <w:t>plt.scatter(X[:, 0], X[:, 1], c = y_kmeans, s = 50, cmap = 'viridis')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9" w:author="Unknown" w:date=""/>
          <w:rFonts w:eastAsia="Times New Roman" w:cs="Consolas" w:asciiTheme="majorHAnsi" w:hAnsiTheme="majorHAnsi"/>
          <w:color w:val="333333"/>
          <w:spacing w:val="2"/>
          <w:sz w:val="28"/>
          <w:szCs w:val="28"/>
          <w:lang w:val="en-US" w:eastAsia="ru-RU"/>
        </w:rPr>
      </w:pPr>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50" w:author="Unknown" w:date=""/>
          <w:rFonts w:eastAsia="Times New Roman" w:cs="Consolas" w:asciiTheme="majorHAnsi" w:hAnsiTheme="majorHAnsi"/>
          <w:color w:val="333333"/>
          <w:spacing w:val="2"/>
          <w:sz w:val="28"/>
          <w:szCs w:val="28"/>
          <w:lang w:eastAsia="ru-RU"/>
        </w:rPr>
      </w:pPr>
      <w:ins w:id="51" w:author="Unknown">
        <w:r>
          <w:rPr>
            <w:rFonts w:eastAsia="Times New Roman" w:cs="Consolas" w:asciiTheme="majorHAnsi" w:hAnsiTheme="majorHAnsi"/>
            <w:color w:val="333333"/>
            <w:spacing w:val="2"/>
            <w:sz w:val="28"/>
            <w:szCs w:val="28"/>
            <w:lang w:eastAsia="ru-RU"/>
          </w:rPr>
          <w:t>centers = kmeans.cluster_centers_</w:t>
        </w:r>
      </w:ins>
    </w:p>
    <w:p>
      <w:pPr>
        <w:shd w:val="clear" w:color="auto" w:fill="FFFFFF"/>
        <w:spacing w:after="375" w:line="240" w:lineRule="auto"/>
        <w:rPr>
          <w:ins w:id="52" w:author="Unknown" w:date=""/>
          <w:rFonts w:eastAsia="Times New Roman" w:cs="Arial" w:asciiTheme="majorHAnsi" w:hAnsiTheme="majorHAnsi"/>
          <w:color w:val="000000"/>
          <w:spacing w:val="2"/>
          <w:sz w:val="28"/>
          <w:szCs w:val="28"/>
          <w:lang w:eastAsia="ru-RU"/>
        </w:rPr>
      </w:pPr>
      <w:ins w:id="53" w:author="Unknown">
        <w:r>
          <w:rPr>
            <w:rFonts w:eastAsia="Times New Roman" w:cs="Arial" w:asciiTheme="majorHAnsi" w:hAnsiTheme="majorHAnsi"/>
            <w:color w:val="000000"/>
            <w:spacing w:val="2"/>
            <w:sz w:val="28"/>
            <w:szCs w:val="28"/>
            <w:lang w:eastAsia="ru-RU"/>
          </w:rPr>
          <w:t>Код, приведенный ниже, поможет нам построить и визуализировать результаты работы машины на основе наших данных, а также в соответствии с количеством найденных кластеров.</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54" w:author="Unknown" w:date=""/>
          <w:rFonts w:eastAsia="Times New Roman" w:cs="Consolas" w:asciiTheme="majorHAnsi" w:hAnsiTheme="majorHAnsi"/>
          <w:color w:val="333333"/>
          <w:spacing w:val="2"/>
          <w:sz w:val="28"/>
          <w:szCs w:val="28"/>
          <w:lang w:val="en-US" w:eastAsia="ru-RU"/>
        </w:rPr>
      </w:pPr>
      <w:ins w:id="55" w:author="Unknown">
        <w:r>
          <w:rPr>
            <w:rFonts w:eastAsia="Times New Roman" w:cs="Consolas" w:asciiTheme="majorHAnsi" w:hAnsiTheme="majorHAnsi"/>
            <w:color w:val="333333"/>
            <w:spacing w:val="2"/>
            <w:sz w:val="28"/>
            <w:szCs w:val="28"/>
            <w:lang w:val="en-US" w:eastAsia="ru-RU"/>
          </w:rPr>
          <w:t>plt.scatter(centers[:, 0], centers[:, 1], c = 'black', s = 200, alpha = 0.5);</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56" w:author="Unknown" w:date=""/>
          <w:rFonts w:eastAsia="Times New Roman" w:cs="Consolas" w:asciiTheme="majorHAnsi" w:hAnsiTheme="majorHAnsi"/>
          <w:color w:val="333333"/>
          <w:spacing w:val="2"/>
          <w:sz w:val="28"/>
          <w:szCs w:val="28"/>
          <w:lang w:eastAsia="ru-RU"/>
        </w:rPr>
      </w:pPr>
      <w:ins w:id="57" w:author="Unknown">
        <w:r>
          <w:rPr>
            <w:rFonts w:eastAsia="Times New Roman" w:cs="Consolas" w:asciiTheme="majorHAnsi" w:hAnsiTheme="majorHAnsi"/>
            <w:color w:val="333333"/>
            <w:spacing w:val="2"/>
            <w:sz w:val="28"/>
            <w:szCs w:val="28"/>
            <w:lang w:eastAsia="ru-RU"/>
          </w:rPr>
          <w:t>plt.show()</w:t>
        </w:r>
      </w:ins>
    </w:p>
    <w:p>
      <w:pPr>
        <w:shd w:val="clear" w:color="auto" w:fill="FFFFFF"/>
        <w:spacing w:after="375" w:line="240" w:lineRule="auto"/>
        <w:rPr>
          <w:ins w:id="58"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8" name="Прямоугольник 8" descr="K означает алгоритм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8" o:spid="_x0000_s1026" o:spt="1" alt="K означает алгоритм2"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Wugw0wAAAAMBAAAPAAAAAAAAAAEAIAAAACIAAABkcnMvZG93bnJldi54bWxQSwECFAAUAAAA&#10;CACHTuJAdiIM4CwCAAACBAAADgAAAAAAAAABACAAAAAiAQAAZHJzL2Uyb0RvYy54bWxQSwUGAAAA&#10;AAYABgBZAQAAwAUAAAAA&#10;">
                <v:fill on="f" focussize="0,0"/>
                <v:stroke on="f"/>
                <v:imagedata o:title=""/>
                <o:lock v:ext="edit" aspectratio="t"/>
                <w10:wrap type="none"/>
                <w10:anchorlock/>
              </v:rect>
            </w:pict>
          </mc:Fallback>
        </mc:AlternateContent>
      </w:r>
    </w:p>
    <w:p>
      <w:pPr>
        <w:shd w:val="clear" w:color="auto" w:fill="FFFFFF"/>
        <w:spacing w:before="450" w:after="225" w:line="240" w:lineRule="auto"/>
        <w:outlineLvl w:val="2"/>
        <w:rPr>
          <w:ins w:id="59" w:author="Unknown" w:date=""/>
          <w:rFonts w:eastAsia="Times New Roman" w:cs="Times New Roman" w:asciiTheme="majorHAnsi" w:hAnsiTheme="majorHAnsi"/>
          <w:b/>
          <w:bCs/>
          <w:color w:val="2A2F35"/>
          <w:spacing w:val="2"/>
          <w:sz w:val="28"/>
          <w:szCs w:val="28"/>
          <w:lang w:eastAsia="ru-RU"/>
        </w:rPr>
      </w:pPr>
      <w:ins w:id="60" w:author="Unknown">
        <w:r>
          <w:rPr>
            <w:rFonts w:eastAsia="Times New Roman" w:cs="Times New Roman" w:asciiTheme="majorHAnsi" w:hAnsiTheme="majorHAnsi"/>
            <w:b/>
            <w:bCs/>
            <w:color w:val="2A2F35"/>
            <w:spacing w:val="2"/>
            <w:sz w:val="28"/>
            <w:szCs w:val="28"/>
            <w:lang w:eastAsia="ru-RU"/>
          </w:rPr>
          <w:t>Алгоритм среднего смещения</w:t>
        </w:r>
      </w:ins>
    </w:p>
    <w:p>
      <w:pPr>
        <w:shd w:val="clear" w:color="auto" w:fill="FFFFFF"/>
        <w:spacing w:after="375" w:line="240" w:lineRule="auto"/>
        <w:rPr>
          <w:ins w:id="61" w:author="Unknown" w:date=""/>
          <w:rFonts w:eastAsia="Times New Roman" w:cs="Arial" w:asciiTheme="majorHAnsi" w:hAnsiTheme="majorHAnsi"/>
          <w:color w:val="000000"/>
          <w:spacing w:val="2"/>
          <w:sz w:val="28"/>
          <w:szCs w:val="28"/>
          <w:lang w:eastAsia="ru-RU"/>
        </w:rPr>
      </w:pPr>
      <w:ins w:id="62" w:author="Unknown">
        <w:r>
          <w:rPr>
            <w:rFonts w:eastAsia="Times New Roman" w:cs="Arial" w:asciiTheme="majorHAnsi" w:hAnsiTheme="majorHAnsi"/>
            <w:color w:val="000000"/>
            <w:spacing w:val="2"/>
            <w:sz w:val="28"/>
            <w:szCs w:val="28"/>
            <w:lang w:eastAsia="ru-RU"/>
          </w:rPr>
          <w:t>Это еще один популярный и мощный алгоритм кластеризации, используемый в обучении без учителя. Он не делает никаких предположений, следовательно, это непараметрический алгоритм. Это также называется иерархической кластеризацией или кластерным анализом среднего сдвига. Ниже приведены основные шаги этого алгоритма —</w:t>
        </w:r>
      </w:ins>
    </w:p>
    <w:p>
      <w:pPr>
        <w:numPr>
          <w:ilvl w:val="0"/>
          <w:numId w:val="1"/>
        </w:numPr>
        <w:shd w:val="clear" w:color="auto" w:fill="FFFFFF"/>
        <w:spacing w:after="375" w:line="240" w:lineRule="auto"/>
        <w:rPr>
          <w:ins w:id="63" w:author="Unknown" w:date=""/>
          <w:rFonts w:eastAsia="Times New Roman" w:cs="Arial" w:asciiTheme="majorHAnsi" w:hAnsiTheme="majorHAnsi"/>
          <w:color w:val="000000"/>
          <w:spacing w:val="2"/>
          <w:sz w:val="28"/>
          <w:szCs w:val="28"/>
          <w:lang w:eastAsia="ru-RU"/>
        </w:rPr>
      </w:pPr>
      <w:ins w:id="64" w:author="Unknown">
        <w:r>
          <w:rPr>
            <w:rFonts w:eastAsia="Times New Roman" w:cs="Arial" w:asciiTheme="majorHAnsi" w:hAnsiTheme="majorHAnsi"/>
            <w:color w:val="000000"/>
            <w:spacing w:val="2"/>
            <w:sz w:val="28"/>
            <w:szCs w:val="28"/>
            <w:lang w:eastAsia="ru-RU"/>
          </w:rPr>
          <w:t>Прежде всего, нам нужно начать с точек данных, назначенных на собственный кластер.</w:t>
        </w:r>
      </w:ins>
    </w:p>
    <w:p>
      <w:pPr>
        <w:numPr>
          <w:ilvl w:val="0"/>
          <w:numId w:val="1"/>
        </w:numPr>
        <w:shd w:val="clear" w:color="auto" w:fill="FFFFFF"/>
        <w:spacing w:after="375" w:line="240" w:lineRule="auto"/>
        <w:rPr>
          <w:ins w:id="65" w:author="Unknown" w:date=""/>
          <w:rFonts w:eastAsia="Times New Roman" w:cs="Arial" w:asciiTheme="majorHAnsi" w:hAnsiTheme="majorHAnsi"/>
          <w:color w:val="000000"/>
          <w:spacing w:val="2"/>
          <w:sz w:val="28"/>
          <w:szCs w:val="28"/>
          <w:lang w:eastAsia="ru-RU"/>
        </w:rPr>
      </w:pPr>
      <w:ins w:id="66" w:author="Unknown">
        <w:r>
          <w:rPr>
            <w:rFonts w:eastAsia="Times New Roman" w:cs="Arial" w:asciiTheme="majorHAnsi" w:hAnsiTheme="majorHAnsi"/>
            <w:color w:val="000000"/>
            <w:spacing w:val="2"/>
            <w:sz w:val="28"/>
            <w:szCs w:val="28"/>
            <w:lang w:eastAsia="ru-RU"/>
          </w:rPr>
          <w:t>Теперь он вычисляет центроиды и обновляет местоположение новых центроидов.</w:t>
        </w:r>
      </w:ins>
    </w:p>
    <w:p>
      <w:pPr>
        <w:numPr>
          <w:ilvl w:val="0"/>
          <w:numId w:val="1"/>
        </w:numPr>
        <w:shd w:val="clear" w:color="auto" w:fill="FFFFFF"/>
        <w:spacing w:after="375" w:line="240" w:lineRule="auto"/>
        <w:rPr>
          <w:ins w:id="67" w:author="Unknown" w:date=""/>
          <w:rFonts w:eastAsia="Times New Roman" w:cs="Arial" w:asciiTheme="majorHAnsi" w:hAnsiTheme="majorHAnsi"/>
          <w:color w:val="000000"/>
          <w:spacing w:val="2"/>
          <w:sz w:val="28"/>
          <w:szCs w:val="28"/>
          <w:lang w:eastAsia="ru-RU"/>
        </w:rPr>
      </w:pPr>
      <w:ins w:id="68" w:author="Unknown">
        <w:r>
          <w:rPr>
            <w:rFonts w:eastAsia="Times New Roman" w:cs="Arial" w:asciiTheme="majorHAnsi" w:hAnsiTheme="majorHAnsi"/>
            <w:color w:val="000000"/>
            <w:spacing w:val="2"/>
            <w:sz w:val="28"/>
            <w:szCs w:val="28"/>
            <w:lang w:eastAsia="ru-RU"/>
          </w:rPr>
          <w:t>Повторяя этот процесс, мы приближаемся к вершине кластера, т.е. к области более высокой плотности.</w:t>
        </w:r>
      </w:ins>
    </w:p>
    <w:p>
      <w:pPr>
        <w:numPr>
          <w:ilvl w:val="0"/>
          <w:numId w:val="1"/>
        </w:numPr>
        <w:shd w:val="clear" w:color="auto" w:fill="FFFFFF"/>
        <w:spacing w:after="375" w:line="240" w:lineRule="auto"/>
        <w:rPr>
          <w:ins w:id="69" w:author="Unknown" w:date=""/>
          <w:rFonts w:eastAsia="Times New Roman" w:cs="Arial" w:asciiTheme="majorHAnsi" w:hAnsiTheme="majorHAnsi"/>
          <w:color w:val="000000"/>
          <w:spacing w:val="2"/>
          <w:sz w:val="28"/>
          <w:szCs w:val="28"/>
          <w:lang w:eastAsia="ru-RU"/>
        </w:rPr>
      </w:pPr>
      <w:ins w:id="70" w:author="Unknown">
        <w:r>
          <w:rPr>
            <w:rFonts w:eastAsia="Times New Roman" w:cs="Arial" w:asciiTheme="majorHAnsi" w:hAnsiTheme="majorHAnsi"/>
            <w:color w:val="000000"/>
            <w:spacing w:val="2"/>
            <w:sz w:val="28"/>
            <w:szCs w:val="28"/>
            <w:lang w:eastAsia="ru-RU"/>
          </w:rPr>
          <w:t>Этот алгоритм останавливается на стадии, когда центроиды больше не двигаются.</w:t>
        </w:r>
      </w:ins>
    </w:p>
    <w:p>
      <w:pPr>
        <w:shd w:val="clear" w:color="auto" w:fill="FFFFFF"/>
        <w:spacing w:after="375" w:line="240" w:lineRule="auto"/>
        <w:rPr>
          <w:ins w:id="71" w:author="Unknown" w:date=""/>
          <w:rFonts w:eastAsia="Times New Roman" w:cs="Arial" w:asciiTheme="majorHAnsi" w:hAnsiTheme="majorHAnsi"/>
          <w:color w:val="000000"/>
          <w:spacing w:val="2"/>
          <w:sz w:val="28"/>
          <w:szCs w:val="28"/>
          <w:lang w:eastAsia="ru-RU"/>
        </w:rPr>
      </w:pPr>
      <w:ins w:id="72" w:author="Unknown">
        <w:r>
          <w:rPr>
            <w:rFonts w:eastAsia="Times New Roman" w:cs="Arial" w:asciiTheme="majorHAnsi" w:hAnsiTheme="majorHAnsi"/>
            <w:color w:val="000000"/>
            <w:spacing w:val="2"/>
            <w:sz w:val="28"/>
            <w:szCs w:val="28"/>
            <w:lang w:eastAsia="ru-RU"/>
          </w:rPr>
          <w:t>Прежде всего, нам нужно начать с точек данных, назначенных на собственный кластер.</w:t>
        </w:r>
      </w:ins>
    </w:p>
    <w:p>
      <w:pPr>
        <w:shd w:val="clear" w:color="auto" w:fill="FFFFFF"/>
        <w:spacing w:after="375" w:line="240" w:lineRule="auto"/>
        <w:rPr>
          <w:ins w:id="73" w:author="Unknown" w:date=""/>
          <w:rFonts w:eastAsia="Times New Roman" w:cs="Arial" w:asciiTheme="majorHAnsi" w:hAnsiTheme="majorHAnsi"/>
          <w:color w:val="000000"/>
          <w:spacing w:val="2"/>
          <w:sz w:val="28"/>
          <w:szCs w:val="28"/>
          <w:lang w:eastAsia="ru-RU"/>
        </w:rPr>
      </w:pPr>
      <w:ins w:id="74" w:author="Unknown">
        <w:r>
          <w:rPr>
            <w:rFonts w:eastAsia="Times New Roman" w:cs="Arial" w:asciiTheme="majorHAnsi" w:hAnsiTheme="majorHAnsi"/>
            <w:color w:val="000000"/>
            <w:spacing w:val="2"/>
            <w:sz w:val="28"/>
            <w:szCs w:val="28"/>
            <w:lang w:eastAsia="ru-RU"/>
          </w:rPr>
          <w:t>Теперь он вычисляет центроиды и обновляет местоположение новых центроидов.</w:t>
        </w:r>
      </w:ins>
    </w:p>
    <w:p>
      <w:pPr>
        <w:shd w:val="clear" w:color="auto" w:fill="FFFFFF"/>
        <w:spacing w:after="375" w:line="240" w:lineRule="auto"/>
        <w:rPr>
          <w:ins w:id="75" w:author="Unknown" w:date=""/>
          <w:rFonts w:eastAsia="Times New Roman" w:cs="Arial" w:asciiTheme="majorHAnsi" w:hAnsiTheme="majorHAnsi"/>
          <w:color w:val="000000"/>
          <w:spacing w:val="2"/>
          <w:sz w:val="28"/>
          <w:szCs w:val="28"/>
          <w:lang w:eastAsia="ru-RU"/>
        </w:rPr>
      </w:pPr>
      <w:ins w:id="76" w:author="Unknown">
        <w:r>
          <w:rPr>
            <w:rFonts w:eastAsia="Times New Roman" w:cs="Arial" w:asciiTheme="majorHAnsi" w:hAnsiTheme="majorHAnsi"/>
            <w:color w:val="000000"/>
            <w:spacing w:val="2"/>
            <w:sz w:val="28"/>
            <w:szCs w:val="28"/>
            <w:lang w:eastAsia="ru-RU"/>
          </w:rPr>
          <w:t>Повторяя этот процесс, мы приближаемся к вершине кластера, т.е. к области более высокой плотности.</w:t>
        </w:r>
      </w:ins>
    </w:p>
    <w:p>
      <w:pPr>
        <w:shd w:val="clear" w:color="auto" w:fill="FFFFFF"/>
        <w:spacing w:after="375" w:line="240" w:lineRule="auto"/>
        <w:rPr>
          <w:ins w:id="77" w:author="Unknown" w:date=""/>
          <w:rFonts w:eastAsia="Times New Roman" w:cs="Arial" w:asciiTheme="majorHAnsi" w:hAnsiTheme="majorHAnsi"/>
          <w:color w:val="000000"/>
          <w:spacing w:val="2"/>
          <w:sz w:val="28"/>
          <w:szCs w:val="28"/>
          <w:lang w:eastAsia="ru-RU"/>
        </w:rPr>
      </w:pPr>
      <w:ins w:id="78" w:author="Unknown">
        <w:r>
          <w:rPr>
            <w:rFonts w:eastAsia="Times New Roman" w:cs="Arial" w:asciiTheme="majorHAnsi" w:hAnsiTheme="majorHAnsi"/>
            <w:color w:val="000000"/>
            <w:spacing w:val="2"/>
            <w:sz w:val="28"/>
            <w:szCs w:val="28"/>
            <w:lang w:eastAsia="ru-RU"/>
          </w:rPr>
          <w:t>Этот алгоритм останавливается на стадии, когда центроиды больше не двигаются.</w:t>
        </w:r>
      </w:ins>
    </w:p>
    <w:p>
      <w:pPr>
        <w:shd w:val="clear" w:color="auto" w:fill="FFFFFF"/>
        <w:spacing w:after="375" w:line="240" w:lineRule="auto"/>
        <w:rPr>
          <w:ins w:id="79" w:author="Unknown" w:date=""/>
          <w:rFonts w:eastAsia="Times New Roman" w:cs="Arial" w:asciiTheme="majorHAnsi" w:hAnsiTheme="majorHAnsi"/>
          <w:color w:val="000000"/>
          <w:spacing w:val="2"/>
          <w:sz w:val="28"/>
          <w:szCs w:val="28"/>
          <w:lang w:eastAsia="ru-RU"/>
        </w:rPr>
      </w:pPr>
      <w:ins w:id="80" w:author="Unknown">
        <w:r>
          <w:rPr>
            <w:rFonts w:eastAsia="Times New Roman" w:cs="Arial" w:asciiTheme="majorHAnsi" w:hAnsiTheme="majorHAnsi"/>
            <w:color w:val="000000"/>
            <w:spacing w:val="2"/>
            <w:sz w:val="28"/>
            <w:szCs w:val="28"/>
            <w:lang w:eastAsia="ru-RU"/>
          </w:rPr>
          <w:t>С помощью следующего кода мы реализуем алгоритм кластеризации Mean Shift в Python. Мы собираемся использовать модуль Scikit-learn.</w:t>
        </w:r>
      </w:ins>
    </w:p>
    <w:p>
      <w:pPr>
        <w:shd w:val="clear" w:color="auto" w:fill="FFFFFF"/>
        <w:spacing w:after="375" w:line="240" w:lineRule="auto"/>
        <w:rPr>
          <w:ins w:id="81" w:author="Unknown" w:date=""/>
          <w:rFonts w:eastAsia="Times New Roman" w:cs="Arial" w:asciiTheme="majorHAnsi" w:hAnsiTheme="majorHAnsi"/>
          <w:color w:val="000000"/>
          <w:spacing w:val="2"/>
          <w:sz w:val="28"/>
          <w:szCs w:val="28"/>
          <w:lang w:eastAsia="ru-RU"/>
        </w:rPr>
      </w:pPr>
      <w:ins w:id="82" w:author="Unknown">
        <w:r>
          <w:rPr>
            <w:rFonts w:eastAsia="Times New Roman" w:cs="Arial" w:asciiTheme="majorHAnsi" w:hAnsiTheme="majorHAnsi"/>
            <w:color w:val="000000"/>
            <w:spacing w:val="2"/>
            <w:sz w:val="28"/>
            <w:szCs w:val="28"/>
            <w:lang w:eastAsia="ru-RU"/>
          </w:rPr>
          <w:t>Давайте импортируем необходимые пакеты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83" w:author="Unknown" w:date=""/>
          <w:rFonts w:eastAsia="Times New Roman" w:cs="Consolas" w:asciiTheme="majorHAnsi" w:hAnsiTheme="majorHAnsi"/>
          <w:color w:val="333333"/>
          <w:spacing w:val="2"/>
          <w:sz w:val="28"/>
          <w:szCs w:val="28"/>
          <w:lang w:val="en-US" w:eastAsia="ru-RU"/>
        </w:rPr>
      </w:pPr>
      <w:ins w:id="84" w:author="Unknown">
        <w:r>
          <w:rPr>
            <w:rFonts w:eastAsia="Times New Roman" w:cs="Consolas" w:asciiTheme="majorHAnsi" w:hAnsiTheme="majorHAnsi"/>
            <w:color w:val="333333"/>
            <w:spacing w:val="2"/>
            <w:sz w:val="28"/>
            <w:szCs w:val="28"/>
            <w:lang w:val="en-US" w:eastAsia="ru-RU"/>
          </w:rPr>
          <w:t>import numpy as np</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85" w:author="Unknown" w:date=""/>
          <w:rFonts w:eastAsia="Times New Roman" w:cs="Consolas" w:asciiTheme="majorHAnsi" w:hAnsiTheme="majorHAnsi"/>
          <w:color w:val="333333"/>
          <w:spacing w:val="2"/>
          <w:sz w:val="28"/>
          <w:szCs w:val="28"/>
          <w:lang w:val="en-US" w:eastAsia="ru-RU"/>
        </w:rPr>
      </w:pPr>
      <w:ins w:id="86" w:author="Unknown">
        <w:r>
          <w:rPr>
            <w:rFonts w:eastAsia="Times New Roman" w:cs="Consolas" w:asciiTheme="majorHAnsi" w:hAnsiTheme="majorHAnsi"/>
            <w:color w:val="333333"/>
            <w:spacing w:val="2"/>
            <w:sz w:val="28"/>
            <w:szCs w:val="28"/>
            <w:lang w:val="en-US" w:eastAsia="ru-RU"/>
          </w:rPr>
          <w:t>from sklearn.cluster import MeanShift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87" w:author="Unknown" w:date=""/>
          <w:rFonts w:eastAsia="Times New Roman" w:cs="Consolas" w:asciiTheme="majorHAnsi" w:hAnsiTheme="majorHAnsi"/>
          <w:color w:val="333333"/>
          <w:spacing w:val="2"/>
          <w:sz w:val="28"/>
          <w:szCs w:val="28"/>
          <w:lang w:val="en-US" w:eastAsia="ru-RU"/>
        </w:rPr>
      </w:pPr>
      <w:ins w:id="88" w:author="Unknown">
        <w:r>
          <w:rPr>
            <w:rFonts w:eastAsia="Times New Roman" w:cs="Consolas" w:asciiTheme="majorHAnsi" w:hAnsiTheme="majorHAnsi"/>
            <w:color w:val="333333"/>
            <w:spacing w:val="2"/>
            <w:sz w:val="28"/>
            <w:szCs w:val="28"/>
            <w:lang w:val="en-US" w:eastAsia="ru-RU"/>
          </w:rPr>
          <w:t>import matplotlib.pyplot as plt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89" w:author="Unknown" w:date=""/>
          <w:rFonts w:eastAsia="Times New Roman" w:cs="Consolas" w:asciiTheme="majorHAnsi" w:hAnsiTheme="majorHAnsi"/>
          <w:color w:val="333333"/>
          <w:spacing w:val="2"/>
          <w:sz w:val="28"/>
          <w:szCs w:val="28"/>
          <w:lang w:val="en-US" w:eastAsia="ru-RU"/>
        </w:rPr>
      </w:pPr>
      <w:ins w:id="90" w:author="Unknown">
        <w:r>
          <w:rPr>
            <w:rFonts w:eastAsia="Times New Roman" w:cs="Consolas" w:asciiTheme="majorHAnsi" w:hAnsiTheme="majorHAnsi"/>
            <w:color w:val="333333"/>
            <w:spacing w:val="2"/>
            <w:sz w:val="28"/>
            <w:szCs w:val="28"/>
            <w:lang w:val="en-US" w:eastAsia="ru-RU"/>
          </w:rPr>
          <w:t>from matplotlib import style</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91" w:author="Unknown" w:date=""/>
          <w:rFonts w:eastAsia="Times New Roman" w:cs="Consolas" w:asciiTheme="majorHAnsi" w:hAnsiTheme="majorHAnsi"/>
          <w:color w:val="333333"/>
          <w:spacing w:val="2"/>
          <w:sz w:val="28"/>
          <w:szCs w:val="28"/>
          <w:lang w:eastAsia="ru-RU"/>
        </w:rPr>
      </w:pPr>
      <w:ins w:id="92" w:author="Unknown">
        <w:r>
          <w:rPr>
            <w:rFonts w:eastAsia="Times New Roman" w:cs="Consolas" w:asciiTheme="majorHAnsi" w:hAnsiTheme="majorHAnsi"/>
            <w:color w:val="333333"/>
            <w:spacing w:val="2"/>
            <w:sz w:val="28"/>
            <w:szCs w:val="28"/>
            <w:lang w:eastAsia="ru-RU"/>
          </w:rPr>
          <w:t>style.use("ggplot")</w:t>
        </w:r>
      </w:ins>
    </w:p>
    <w:p>
      <w:pPr>
        <w:shd w:val="clear" w:color="auto" w:fill="FFFFFF"/>
        <w:spacing w:after="375" w:line="240" w:lineRule="auto"/>
        <w:rPr>
          <w:ins w:id="93" w:author="Unknown" w:date=""/>
          <w:rFonts w:eastAsia="Times New Roman" w:cs="Arial" w:asciiTheme="majorHAnsi" w:hAnsiTheme="majorHAnsi"/>
          <w:color w:val="000000"/>
          <w:spacing w:val="2"/>
          <w:sz w:val="28"/>
          <w:szCs w:val="28"/>
          <w:lang w:eastAsia="ru-RU"/>
        </w:rPr>
      </w:pPr>
      <w:ins w:id="94" w:author="Unknown">
        <w:r>
          <w:rPr>
            <w:rFonts w:eastAsia="Times New Roman" w:cs="Arial" w:asciiTheme="majorHAnsi" w:hAnsiTheme="majorHAnsi"/>
            <w:color w:val="000000"/>
            <w:spacing w:val="2"/>
            <w:sz w:val="28"/>
            <w:szCs w:val="28"/>
            <w:lang w:eastAsia="ru-RU"/>
          </w:rPr>
          <w:t>Следующий код поможет в создании двумерного набора данных, содержащего четыре </w:t>
        </w:r>
      </w:ins>
      <w:ins w:id="95" w:author="Unknown">
        <w:r>
          <w:rPr>
            <w:rFonts w:eastAsia="Times New Roman" w:cs="Arial" w:asciiTheme="majorHAnsi" w:hAnsiTheme="majorHAnsi"/>
            <w:b/>
            <w:bCs/>
            <w:color w:val="000000"/>
            <w:spacing w:val="2"/>
            <w:sz w:val="28"/>
            <w:szCs w:val="28"/>
            <w:lang w:eastAsia="ru-RU"/>
          </w:rPr>
          <w:t>больших объекта</w:t>
        </w:r>
      </w:ins>
      <w:ins w:id="96" w:author="Unknown">
        <w:r>
          <w:rPr>
            <w:rFonts w:eastAsia="Times New Roman" w:cs="Arial" w:asciiTheme="majorHAnsi" w:hAnsiTheme="majorHAnsi"/>
            <w:color w:val="000000"/>
            <w:spacing w:val="2"/>
            <w:sz w:val="28"/>
            <w:szCs w:val="28"/>
            <w:lang w:eastAsia="ru-RU"/>
          </w:rPr>
          <w:t> , с помощью </w:t>
        </w:r>
      </w:ins>
      <w:ins w:id="97" w:author="Unknown">
        <w:r>
          <w:rPr>
            <w:rFonts w:eastAsia="Times New Roman" w:cs="Arial" w:asciiTheme="majorHAnsi" w:hAnsiTheme="majorHAnsi"/>
            <w:b/>
            <w:bCs/>
            <w:color w:val="000000"/>
            <w:spacing w:val="2"/>
            <w:sz w:val="28"/>
            <w:szCs w:val="28"/>
            <w:lang w:eastAsia="ru-RU"/>
          </w:rPr>
          <w:t>make_blob</w:t>
        </w:r>
      </w:ins>
      <w:ins w:id="98" w:author="Unknown">
        <w:r>
          <w:rPr>
            <w:rFonts w:eastAsia="Times New Roman" w:cs="Arial" w:asciiTheme="majorHAnsi" w:hAnsiTheme="majorHAnsi"/>
            <w:color w:val="000000"/>
            <w:spacing w:val="2"/>
            <w:sz w:val="28"/>
            <w:szCs w:val="28"/>
            <w:lang w:eastAsia="ru-RU"/>
          </w:rPr>
          <w:t> из пакета </w:t>
        </w:r>
      </w:ins>
      <w:ins w:id="99" w:author="Unknown">
        <w:r>
          <w:rPr>
            <w:rFonts w:eastAsia="Times New Roman" w:cs="Arial" w:asciiTheme="majorHAnsi" w:hAnsiTheme="majorHAnsi"/>
            <w:b/>
            <w:bCs/>
            <w:color w:val="000000"/>
            <w:spacing w:val="2"/>
            <w:sz w:val="28"/>
            <w:szCs w:val="28"/>
            <w:lang w:eastAsia="ru-RU"/>
          </w:rPr>
          <w:t>sklearn.dataset</w:t>
        </w:r>
      </w:ins>
      <w:ins w:id="100" w:author="Unknown">
        <w:r>
          <w:rPr>
            <w:rFonts w:eastAsia="Times New Roman" w:cs="Arial" w:asciiTheme="majorHAnsi" w:hAnsiTheme="majorHAnsi"/>
            <w:color w:val="000000"/>
            <w:spacing w:val="2"/>
            <w:sz w:val="28"/>
            <w:szCs w:val="28"/>
            <w:lang w:eastAsia="ru-RU"/>
          </w:rPr>
          <w:t>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01" w:author="Unknown" w:date=""/>
          <w:rFonts w:eastAsia="Times New Roman" w:cs="Consolas" w:asciiTheme="majorHAnsi" w:hAnsiTheme="majorHAnsi"/>
          <w:color w:val="333333"/>
          <w:spacing w:val="2"/>
          <w:sz w:val="28"/>
          <w:szCs w:val="28"/>
          <w:lang w:val="en-US" w:eastAsia="ru-RU"/>
        </w:rPr>
      </w:pPr>
      <w:ins w:id="102" w:author="Unknown">
        <w:r>
          <w:rPr>
            <w:rFonts w:eastAsia="Times New Roman" w:cs="Consolas" w:asciiTheme="majorHAnsi" w:hAnsiTheme="majorHAnsi"/>
            <w:color w:val="333333"/>
            <w:spacing w:val="2"/>
            <w:sz w:val="28"/>
            <w:szCs w:val="28"/>
            <w:lang w:val="en-US" w:eastAsia="ru-RU"/>
          </w:rPr>
          <w:t>from sklearn.datasets.samples_generator import make_blobs</w:t>
        </w:r>
      </w:ins>
    </w:p>
    <w:p>
      <w:pPr>
        <w:shd w:val="clear" w:color="auto" w:fill="FFFFFF"/>
        <w:spacing w:after="375" w:line="240" w:lineRule="auto"/>
        <w:rPr>
          <w:ins w:id="103" w:author="Unknown" w:date=""/>
          <w:rFonts w:eastAsia="Times New Roman" w:cs="Arial" w:asciiTheme="majorHAnsi" w:hAnsiTheme="majorHAnsi"/>
          <w:color w:val="000000"/>
          <w:spacing w:val="2"/>
          <w:sz w:val="28"/>
          <w:szCs w:val="28"/>
          <w:lang w:eastAsia="ru-RU"/>
        </w:rPr>
      </w:pPr>
      <w:ins w:id="104" w:author="Unknown">
        <w:r>
          <w:rPr>
            <w:rFonts w:eastAsia="Times New Roman" w:cs="Arial" w:asciiTheme="majorHAnsi" w:hAnsiTheme="majorHAnsi"/>
            <w:color w:val="000000"/>
            <w:spacing w:val="2"/>
            <w:sz w:val="28"/>
            <w:szCs w:val="28"/>
            <w:lang w:eastAsia="ru-RU"/>
          </w:rPr>
          <w:t>Мы можем визуализировать набор данных с помощью следующего кода</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05" w:author="Unknown" w:date=""/>
          <w:rFonts w:eastAsia="Times New Roman" w:cs="Consolas" w:asciiTheme="majorHAnsi" w:hAnsiTheme="majorHAnsi"/>
          <w:color w:val="333333"/>
          <w:spacing w:val="2"/>
          <w:sz w:val="28"/>
          <w:szCs w:val="28"/>
          <w:lang w:val="en-US" w:eastAsia="ru-RU"/>
        </w:rPr>
      </w:pPr>
      <w:ins w:id="106" w:author="Unknown">
        <w:r>
          <w:rPr>
            <w:rFonts w:eastAsia="Times New Roman" w:cs="Consolas" w:asciiTheme="majorHAnsi" w:hAnsiTheme="majorHAnsi"/>
            <w:color w:val="333333"/>
            <w:spacing w:val="2"/>
            <w:sz w:val="28"/>
            <w:szCs w:val="28"/>
            <w:lang w:val="en-US" w:eastAsia="ru-RU"/>
          </w:rPr>
          <w:t>centers = [[2,2],[4,5],[3,10]]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07" w:author="Unknown" w:date=""/>
          <w:rFonts w:eastAsia="Times New Roman" w:cs="Consolas" w:asciiTheme="majorHAnsi" w:hAnsiTheme="majorHAnsi"/>
          <w:color w:val="333333"/>
          <w:spacing w:val="2"/>
          <w:sz w:val="28"/>
          <w:szCs w:val="28"/>
          <w:lang w:val="en-US" w:eastAsia="ru-RU"/>
        </w:rPr>
      </w:pPr>
      <w:ins w:id="108" w:author="Unknown">
        <w:r>
          <w:rPr>
            <w:rFonts w:eastAsia="Times New Roman" w:cs="Consolas" w:asciiTheme="majorHAnsi" w:hAnsiTheme="majorHAnsi"/>
            <w:color w:val="333333"/>
            <w:spacing w:val="2"/>
            <w:sz w:val="28"/>
            <w:szCs w:val="28"/>
            <w:lang w:val="en-US" w:eastAsia="ru-RU"/>
          </w:rPr>
          <w:t>X, _ = make_blobs(n_samples = 500, centers = centers, cluster_std = 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09" w:author="Unknown" w:date=""/>
          <w:rFonts w:eastAsia="Times New Roman" w:cs="Consolas" w:asciiTheme="majorHAnsi" w:hAnsiTheme="majorHAnsi"/>
          <w:color w:val="333333"/>
          <w:spacing w:val="2"/>
          <w:sz w:val="28"/>
          <w:szCs w:val="28"/>
          <w:lang w:val="en-US" w:eastAsia="ru-RU"/>
        </w:rPr>
      </w:pPr>
      <w:ins w:id="110" w:author="Unknown">
        <w:r>
          <w:rPr>
            <w:rFonts w:eastAsia="Times New Roman" w:cs="Consolas" w:asciiTheme="majorHAnsi" w:hAnsiTheme="majorHAnsi"/>
            <w:color w:val="333333"/>
            <w:spacing w:val="2"/>
            <w:sz w:val="28"/>
            <w:szCs w:val="28"/>
            <w:lang w:val="en-US" w:eastAsia="ru-RU"/>
          </w:rPr>
          <w:t>plt.scatter(X[:,0],X[:,1])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11" w:author="Unknown" w:date=""/>
          <w:rFonts w:eastAsia="Times New Roman" w:cs="Consolas" w:asciiTheme="majorHAnsi" w:hAnsiTheme="majorHAnsi"/>
          <w:color w:val="333333"/>
          <w:spacing w:val="2"/>
          <w:sz w:val="28"/>
          <w:szCs w:val="28"/>
          <w:lang w:val="en-US" w:eastAsia="ru-RU"/>
        </w:rPr>
      </w:pPr>
      <w:ins w:id="112" w:author="Unknown">
        <w:r>
          <w:rPr>
            <w:rFonts w:eastAsia="Times New Roman" w:cs="Consolas" w:asciiTheme="majorHAnsi" w:hAnsiTheme="majorHAnsi"/>
            <w:color w:val="333333"/>
            <w:spacing w:val="2"/>
            <w:sz w:val="28"/>
            <w:szCs w:val="28"/>
            <w:lang w:val="en-US" w:eastAsia="ru-RU"/>
          </w:rPr>
          <w:t>plt.show()</w:t>
        </w:r>
      </w:ins>
    </w:p>
    <w:p>
      <w:pPr>
        <w:shd w:val="clear" w:color="auto" w:fill="FFFFFF"/>
        <w:spacing w:after="375" w:line="240" w:lineRule="auto"/>
        <w:rPr>
          <w:ins w:id="113"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7" name="Прямоугольник 7" descr="Среднее значение алгоритма Шиф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7" o:spid="_x0000_s1026" o:spt="1" alt="Среднее значение алгоритма Шифа"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I1roMNMAAAADAQAADwAAAAAAAAABACAAAAAiAAAAZHJzL2Rvd25y&#10;ZXYueG1sUEsBAhQAFAAAAAgAh07iQMaK+oo8AgAAGQQAAA4AAAAAAAAAAQAgAAAAIgEAAGRycy9l&#10;Mm9Eb2MueG1sUEsFBgAAAAAGAAYAWQEAANAFAAAAAA==&#10;">
                <v:fill on="f" focussize="0,0"/>
                <v:stroke on="f"/>
                <v:imagedata o:title=""/>
                <o:lock v:ext="edit" aspectratio="t"/>
                <w10:wrap type="none"/>
                <w10:anchorlock/>
              </v:rect>
            </w:pict>
          </mc:Fallback>
        </mc:AlternateContent>
      </w:r>
    </w:p>
    <w:p>
      <w:pPr>
        <w:shd w:val="clear" w:color="auto" w:fill="FFFFFF"/>
        <w:spacing w:after="375" w:line="240" w:lineRule="auto"/>
        <w:rPr>
          <w:ins w:id="114" w:author="Unknown" w:date=""/>
          <w:rFonts w:eastAsia="Times New Roman" w:cs="Arial" w:asciiTheme="majorHAnsi" w:hAnsiTheme="majorHAnsi"/>
          <w:color w:val="000000"/>
          <w:spacing w:val="2"/>
          <w:sz w:val="28"/>
          <w:szCs w:val="28"/>
          <w:lang w:eastAsia="ru-RU"/>
        </w:rPr>
      </w:pPr>
      <w:ins w:id="115" w:author="Unknown">
        <w:r>
          <w:rPr>
            <w:rFonts w:eastAsia="Times New Roman" w:cs="Arial" w:asciiTheme="majorHAnsi" w:hAnsiTheme="majorHAnsi"/>
            <w:color w:val="000000"/>
            <w:spacing w:val="2"/>
            <w:sz w:val="28"/>
            <w:szCs w:val="28"/>
            <w:lang w:eastAsia="ru-RU"/>
          </w:rPr>
          <w:t>Теперь нам нужно обучить кластерную модель Mean Shift с использованием входных данных.</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16" w:author="Unknown" w:date=""/>
          <w:rFonts w:eastAsia="Times New Roman" w:cs="Consolas" w:asciiTheme="majorHAnsi" w:hAnsiTheme="majorHAnsi"/>
          <w:color w:val="333333"/>
          <w:spacing w:val="2"/>
          <w:sz w:val="28"/>
          <w:szCs w:val="28"/>
          <w:lang w:val="en-US" w:eastAsia="ru-RU"/>
        </w:rPr>
      </w:pPr>
      <w:ins w:id="117" w:author="Unknown">
        <w:r>
          <w:rPr>
            <w:rFonts w:eastAsia="Times New Roman" w:cs="Consolas" w:asciiTheme="majorHAnsi" w:hAnsiTheme="majorHAnsi"/>
            <w:color w:val="333333"/>
            <w:spacing w:val="2"/>
            <w:sz w:val="28"/>
            <w:szCs w:val="28"/>
            <w:lang w:val="en-US" w:eastAsia="ru-RU"/>
          </w:rPr>
          <w:t>ms = MeanShift()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18" w:author="Unknown" w:date=""/>
          <w:rFonts w:eastAsia="Times New Roman" w:cs="Consolas" w:asciiTheme="majorHAnsi" w:hAnsiTheme="majorHAnsi"/>
          <w:color w:val="333333"/>
          <w:spacing w:val="2"/>
          <w:sz w:val="28"/>
          <w:szCs w:val="28"/>
          <w:lang w:val="en-US" w:eastAsia="ru-RU"/>
        </w:rPr>
      </w:pPr>
      <w:ins w:id="119" w:author="Unknown">
        <w:r>
          <w:rPr>
            <w:rFonts w:eastAsia="Times New Roman" w:cs="Consolas" w:asciiTheme="majorHAnsi" w:hAnsiTheme="majorHAnsi"/>
            <w:color w:val="333333"/>
            <w:spacing w:val="2"/>
            <w:sz w:val="28"/>
            <w:szCs w:val="28"/>
            <w:lang w:val="en-US" w:eastAsia="ru-RU"/>
          </w:rPr>
          <w:t>ms.fit(X)</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20" w:author="Unknown" w:date=""/>
          <w:rFonts w:eastAsia="Times New Roman" w:cs="Consolas" w:asciiTheme="majorHAnsi" w:hAnsiTheme="majorHAnsi"/>
          <w:color w:val="333333"/>
          <w:spacing w:val="2"/>
          <w:sz w:val="28"/>
          <w:szCs w:val="28"/>
          <w:lang w:val="en-US" w:eastAsia="ru-RU"/>
        </w:rPr>
      </w:pPr>
      <w:ins w:id="121" w:author="Unknown">
        <w:r>
          <w:rPr>
            <w:rFonts w:eastAsia="Times New Roman" w:cs="Consolas" w:asciiTheme="majorHAnsi" w:hAnsiTheme="majorHAnsi"/>
            <w:color w:val="333333"/>
            <w:spacing w:val="2"/>
            <w:sz w:val="28"/>
            <w:szCs w:val="28"/>
            <w:lang w:val="en-US" w:eastAsia="ru-RU"/>
          </w:rPr>
          <w:t>labels = ms.labels_</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22" w:author="Unknown" w:date=""/>
          <w:rFonts w:eastAsia="Times New Roman" w:cs="Consolas" w:asciiTheme="majorHAnsi" w:hAnsiTheme="majorHAnsi"/>
          <w:color w:val="333333"/>
          <w:spacing w:val="2"/>
          <w:sz w:val="28"/>
          <w:szCs w:val="28"/>
          <w:lang w:val="en-US" w:eastAsia="ru-RU"/>
        </w:rPr>
      </w:pPr>
      <w:ins w:id="123" w:author="Unknown">
        <w:r>
          <w:rPr>
            <w:rFonts w:eastAsia="Times New Roman" w:cs="Consolas" w:asciiTheme="majorHAnsi" w:hAnsiTheme="majorHAnsi"/>
            <w:color w:val="333333"/>
            <w:spacing w:val="2"/>
            <w:sz w:val="28"/>
            <w:szCs w:val="28"/>
            <w:lang w:val="en-US" w:eastAsia="ru-RU"/>
          </w:rPr>
          <w:t>cluster_centers = ms.cluster_centers_</w:t>
        </w:r>
      </w:ins>
    </w:p>
    <w:p>
      <w:pPr>
        <w:shd w:val="clear" w:color="auto" w:fill="FFFFFF"/>
        <w:spacing w:after="375" w:line="240" w:lineRule="auto"/>
        <w:rPr>
          <w:ins w:id="124" w:author="Unknown" w:date=""/>
          <w:rFonts w:eastAsia="Times New Roman" w:cs="Arial" w:asciiTheme="majorHAnsi" w:hAnsiTheme="majorHAnsi"/>
          <w:color w:val="000000"/>
          <w:spacing w:val="2"/>
          <w:sz w:val="28"/>
          <w:szCs w:val="28"/>
          <w:lang w:eastAsia="ru-RU"/>
        </w:rPr>
      </w:pPr>
      <w:ins w:id="125" w:author="Unknown">
        <w:r>
          <w:rPr>
            <w:rFonts w:eastAsia="Times New Roman" w:cs="Arial" w:asciiTheme="majorHAnsi" w:hAnsiTheme="majorHAnsi"/>
            <w:color w:val="000000"/>
            <w:spacing w:val="2"/>
            <w:sz w:val="28"/>
            <w:szCs w:val="28"/>
            <w:lang w:eastAsia="ru-RU"/>
          </w:rPr>
          <w:t>Следующий код напечатает центры кластеров и ожидаемое количество кластеров согласно входным данным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26" w:author="Unknown" w:date=""/>
          <w:rFonts w:eastAsia="Times New Roman" w:cs="Consolas" w:asciiTheme="majorHAnsi" w:hAnsiTheme="majorHAnsi"/>
          <w:color w:val="333333"/>
          <w:spacing w:val="2"/>
          <w:sz w:val="28"/>
          <w:szCs w:val="28"/>
          <w:lang w:val="en-US" w:eastAsia="ru-RU"/>
        </w:rPr>
      </w:pPr>
      <w:ins w:id="127" w:author="Unknown">
        <w:r>
          <w:rPr>
            <w:rFonts w:eastAsia="Times New Roman" w:cs="Consolas" w:asciiTheme="majorHAnsi" w:hAnsiTheme="majorHAnsi"/>
            <w:color w:val="333333"/>
            <w:spacing w:val="2"/>
            <w:sz w:val="28"/>
            <w:szCs w:val="28"/>
            <w:lang w:val="en-US" w:eastAsia="ru-RU"/>
          </w:rPr>
          <w:t>print(cluster_centers)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28" w:author="Unknown" w:date=""/>
          <w:rFonts w:eastAsia="Times New Roman" w:cs="Consolas" w:asciiTheme="majorHAnsi" w:hAnsiTheme="majorHAnsi"/>
          <w:color w:val="333333"/>
          <w:spacing w:val="2"/>
          <w:sz w:val="28"/>
          <w:szCs w:val="28"/>
          <w:lang w:val="en-US" w:eastAsia="ru-RU"/>
        </w:rPr>
      </w:pPr>
      <w:ins w:id="129" w:author="Unknown">
        <w:r>
          <w:rPr>
            <w:rFonts w:eastAsia="Times New Roman" w:cs="Consolas" w:asciiTheme="majorHAnsi" w:hAnsiTheme="majorHAnsi"/>
            <w:color w:val="333333"/>
            <w:spacing w:val="2"/>
            <w:sz w:val="28"/>
            <w:szCs w:val="28"/>
            <w:lang w:val="en-US" w:eastAsia="ru-RU"/>
          </w:rPr>
          <w:t>n_clusters_ = len(np.unique(labels))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30" w:author="Unknown" w:date=""/>
          <w:rFonts w:eastAsia="Times New Roman" w:cs="Consolas" w:asciiTheme="majorHAnsi" w:hAnsiTheme="majorHAnsi"/>
          <w:color w:val="333333"/>
          <w:spacing w:val="2"/>
          <w:sz w:val="28"/>
          <w:szCs w:val="28"/>
          <w:lang w:val="en-US" w:eastAsia="ru-RU"/>
        </w:rPr>
      </w:pPr>
      <w:ins w:id="131" w:author="Unknown">
        <w:r>
          <w:rPr>
            <w:rFonts w:eastAsia="Times New Roman" w:cs="Consolas" w:asciiTheme="majorHAnsi" w:hAnsiTheme="majorHAnsi"/>
            <w:color w:val="333333"/>
            <w:spacing w:val="2"/>
            <w:sz w:val="28"/>
            <w:szCs w:val="28"/>
            <w:lang w:val="en-US" w:eastAsia="ru-RU"/>
          </w:rPr>
          <w:t>print("Estimated clusters:", n_clusters_)</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32" w:author="Unknown" w:date=""/>
          <w:rFonts w:eastAsia="Times New Roman" w:cs="Consolas" w:asciiTheme="majorHAnsi" w:hAnsiTheme="majorHAnsi"/>
          <w:color w:val="333333"/>
          <w:spacing w:val="2"/>
          <w:sz w:val="28"/>
          <w:szCs w:val="28"/>
          <w:lang w:eastAsia="ru-RU"/>
        </w:rPr>
      </w:pPr>
      <w:ins w:id="133" w:author="Unknown">
        <w:r>
          <w:rPr>
            <w:rFonts w:eastAsia="Times New Roman" w:cs="Consolas" w:asciiTheme="majorHAnsi" w:hAnsiTheme="majorHAnsi"/>
            <w:color w:val="333333"/>
            <w:spacing w:val="2"/>
            <w:sz w:val="28"/>
            <w:szCs w:val="28"/>
            <w:lang w:eastAsia="ru-RU"/>
          </w:rPr>
          <w:t>[[ 3.23005036 3.84771893]</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34" w:author="Unknown" w:date=""/>
          <w:rFonts w:eastAsia="Times New Roman" w:cs="Consolas" w:asciiTheme="majorHAnsi" w:hAnsiTheme="majorHAnsi"/>
          <w:color w:val="333333"/>
          <w:spacing w:val="2"/>
          <w:sz w:val="28"/>
          <w:szCs w:val="28"/>
          <w:lang w:eastAsia="ru-RU"/>
        </w:rPr>
      </w:pPr>
      <w:ins w:id="135" w:author="Unknown">
        <w:r>
          <w:rPr>
            <w:rFonts w:eastAsia="Times New Roman" w:cs="Consolas" w:asciiTheme="majorHAnsi" w:hAnsiTheme="majorHAnsi"/>
            <w:color w:val="333333"/>
            <w:spacing w:val="2"/>
            <w:sz w:val="28"/>
            <w:szCs w:val="28"/>
            <w:lang w:eastAsia="ru-RU"/>
          </w:rPr>
          <w:t>[ 3.02057451 9.88928991]]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36" w:author="Unknown" w:date=""/>
          <w:rFonts w:eastAsia="Times New Roman" w:cs="Consolas" w:asciiTheme="majorHAnsi" w:hAnsiTheme="majorHAnsi"/>
          <w:color w:val="333333"/>
          <w:spacing w:val="2"/>
          <w:sz w:val="28"/>
          <w:szCs w:val="28"/>
          <w:lang w:eastAsia="ru-RU"/>
        </w:rPr>
      </w:pPr>
      <w:ins w:id="137" w:author="Unknown">
        <w:r>
          <w:rPr>
            <w:rFonts w:eastAsia="Times New Roman" w:cs="Consolas" w:asciiTheme="majorHAnsi" w:hAnsiTheme="majorHAnsi"/>
            <w:color w:val="333333"/>
            <w:spacing w:val="2"/>
            <w:sz w:val="28"/>
            <w:szCs w:val="28"/>
            <w:lang w:eastAsia="ru-RU"/>
          </w:rPr>
          <w:t>Estimated clusters: 2</w:t>
        </w:r>
      </w:ins>
    </w:p>
    <w:p>
      <w:pPr>
        <w:shd w:val="clear" w:color="auto" w:fill="FFFFFF"/>
        <w:spacing w:after="375" w:line="240" w:lineRule="auto"/>
        <w:rPr>
          <w:ins w:id="138" w:author="Unknown" w:date=""/>
          <w:rFonts w:eastAsia="Times New Roman" w:cs="Arial" w:asciiTheme="majorHAnsi" w:hAnsiTheme="majorHAnsi"/>
          <w:color w:val="000000"/>
          <w:spacing w:val="2"/>
          <w:sz w:val="28"/>
          <w:szCs w:val="28"/>
          <w:lang w:eastAsia="ru-RU"/>
        </w:rPr>
      </w:pPr>
      <w:ins w:id="139" w:author="Unknown">
        <w:r>
          <w:rPr>
            <w:rFonts w:eastAsia="Times New Roman" w:cs="Arial" w:asciiTheme="majorHAnsi" w:hAnsiTheme="majorHAnsi"/>
            <w:color w:val="000000"/>
            <w:spacing w:val="2"/>
            <w:sz w:val="28"/>
            <w:szCs w:val="28"/>
            <w:lang w:eastAsia="ru-RU"/>
          </w:rPr>
          <w:t>Код, приведенный ниже, поможет построить и визуализировать результаты работы машины на основе наших данных, а также соответствия в соответствии с количеством найденных кластеров.</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40" w:author="Unknown" w:date=""/>
          <w:rFonts w:eastAsia="Times New Roman" w:cs="Consolas" w:asciiTheme="majorHAnsi" w:hAnsiTheme="majorHAnsi"/>
          <w:color w:val="333333"/>
          <w:spacing w:val="2"/>
          <w:sz w:val="28"/>
          <w:szCs w:val="28"/>
          <w:lang w:val="en-US" w:eastAsia="ru-RU"/>
        </w:rPr>
      </w:pPr>
      <w:ins w:id="141" w:author="Unknown">
        <w:r>
          <w:rPr>
            <w:rFonts w:eastAsia="Times New Roman" w:cs="Consolas" w:asciiTheme="majorHAnsi" w:hAnsiTheme="majorHAnsi"/>
            <w:color w:val="333333"/>
            <w:spacing w:val="2"/>
            <w:sz w:val="28"/>
            <w:szCs w:val="28"/>
            <w:lang w:val="en-US" w:eastAsia="ru-RU"/>
          </w:rPr>
          <w:t>colors = 10*['r.','g.','b.','c.','k.','y.','m.']</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42" w:author="Unknown" w:date=""/>
          <w:rFonts w:eastAsia="Times New Roman" w:cs="Consolas" w:asciiTheme="majorHAnsi" w:hAnsiTheme="majorHAnsi"/>
          <w:color w:val="333333"/>
          <w:spacing w:val="2"/>
          <w:sz w:val="28"/>
          <w:szCs w:val="28"/>
          <w:lang w:val="en-US" w:eastAsia="ru-RU"/>
        </w:rPr>
      </w:pPr>
      <w:ins w:id="143" w:author="Unknown">
        <w:r>
          <w:rPr>
            <w:rFonts w:eastAsia="Times New Roman" w:cs="Consolas" w:asciiTheme="majorHAnsi" w:hAnsiTheme="majorHAnsi"/>
            <w:color w:val="333333"/>
            <w:spacing w:val="2"/>
            <w:sz w:val="28"/>
            <w:szCs w:val="28"/>
            <w:lang w:val="en-US" w:eastAsia="ru-RU"/>
          </w:rPr>
          <w:t xml:space="preserve">   for i in range(len(X)):</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44" w:author="Unknown" w:date=""/>
          <w:rFonts w:eastAsia="Times New Roman" w:cs="Consolas" w:asciiTheme="majorHAnsi" w:hAnsiTheme="majorHAnsi"/>
          <w:color w:val="333333"/>
          <w:spacing w:val="2"/>
          <w:sz w:val="28"/>
          <w:szCs w:val="28"/>
          <w:lang w:val="en-US" w:eastAsia="ru-RU"/>
        </w:rPr>
      </w:pPr>
      <w:ins w:id="145" w:author="Unknown">
        <w:r>
          <w:rPr>
            <w:rFonts w:eastAsia="Times New Roman" w:cs="Consolas" w:asciiTheme="majorHAnsi" w:hAnsiTheme="majorHAnsi"/>
            <w:color w:val="333333"/>
            <w:spacing w:val="2"/>
            <w:sz w:val="28"/>
            <w:szCs w:val="28"/>
            <w:lang w:val="en-US" w:eastAsia="ru-RU"/>
          </w:rPr>
          <w:t xml:space="preserve">   plt.plot(X[i][0], X[i][1], colors[labels[i]], markersize = 10)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46" w:author="Unknown" w:date=""/>
          <w:rFonts w:eastAsia="Times New Roman" w:cs="Consolas" w:asciiTheme="majorHAnsi" w:hAnsiTheme="majorHAnsi"/>
          <w:color w:val="333333"/>
          <w:spacing w:val="2"/>
          <w:sz w:val="28"/>
          <w:szCs w:val="28"/>
          <w:lang w:val="en-US" w:eastAsia="ru-RU"/>
        </w:rPr>
      </w:pPr>
      <w:ins w:id="147" w:author="Unknown">
        <w:r>
          <w:rPr>
            <w:rFonts w:eastAsia="Times New Roman" w:cs="Consolas" w:asciiTheme="majorHAnsi" w:hAnsiTheme="majorHAnsi"/>
            <w:color w:val="333333"/>
            <w:spacing w:val="2"/>
            <w:sz w:val="28"/>
            <w:szCs w:val="28"/>
            <w:lang w:val="en-US" w:eastAsia="ru-RU"/>
          </w:rPr>
          <w:t>plt.scatter(cluster_centers[:,0],cluster_centers[:,1],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48" w:author="Unknown" w:date=""/>
          <w:rFonts w:eastAsia="Times New Roman" w:cs="Consolas" w:asciiTheme="majorHAnsi" w:hAnsiTheme="majorHAnsi"/>
          <w:color w:val="333333"/>
          <w:spacing w:val="2"/>
          <w:sz w:val="28"/>
          <w:szCs w:val="28"/>
          <w:lang w:val="en-US" w:eastAsia="ru-RU"/>
        </w:rPr>
      </w:pPr>
      <w:ins w:id="149" w:author="Unknown">
        <w:r>
          <w:rPr>
            <w:rFonts w:eastAsia="Times New Roman" w:cs="Consolas" w:asciiTheme="majorHAnsi" w:hAnsiTheme="majorHAnsi"/>
            <w:color w:val="333333"/>
            <w:spacing w:val="2"/>
            <w:sz w:val="28"/>
            <w:szCs w:val="28"/>
            <w:lang w:val="en-US" w:eastAsia="ru-RU"/>
          </w:rPr>
          <w:t xml:space="preserve">   marker = "x",color = 'k', s = 150, linewidths = 5, zorder = 10)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150" w:author="Unknown" w:date=""/>
          <w:rFonts w:eastAsia="Times New Roman" w:cs="Consolas" w:asciiTheme="majorHAnsi" w:hAnsiTheme="majorHAnsi"/>
          <w:color w:val="333333"/>
          <w:spacing w:val="2"/>
          <w:sz w:val="28"/>
          <w:szCs w:val="28"/>
          <w:lang w:eastAsia="ru-RU"/>
        </w:rPr>
      </w:pPr>
      <w:ins w:id="151" w:author="Unknown">
        <w:r>
          <w:rPr>
            <w:rFonts w:eastAsia="Times New Roman" w:cs="Consolas" w:asciiTheme="majorHAnsi" w:hAnsiTheme="majorHAnsi"/>
            <w:color w:val="333333"/>
            <w:spacing w:val="2"/>
            <w:sz w:val="28"/>
            <w:szCs w:val="28"/>
            <w:lang w:eastAsia="ru-RU"/>
          </w:rPr>
          <w:t>plt.show()</w:t>
        </w:r>
      </w:ins>
    </w:p>
    <w:p>
      <w:pPr>
        <w:shd w:val="clear" w:color="auto" w:fill="FFFFFF"/>
        <w:spacing w:after="375" w:line="240" w:lineRule="auto"/>
        <w:rPr>
          <w:ins w:id="152"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6" name="Прямоугольник 6" descr="Количество кластеров"/>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6" o:spid="_x0000_s1026" o:spt="1" alt="Количество кластеров"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Na6DDTAAAAAwEAAA8AAAAAAAAAAQAgAAAAIgAAAGRycy9kb3ducmV2LnhtbFBLAQIUABQA&#10;AAAIAIdO4kByEICLLgIAAAUEAAAOAAAAAAAAAAEAIAAAACIBAABkcnMvZTJvRG9jLnhtbFBLBQYA&#10;AAAABgAGAFkBAADCBQAAAAA=&#10;">
                <v:fill on="f" focussize="0,0"/>
                <v:stroke on="f"/>
                <v:imagedata o:title=""/>
                <o:lock v:ext="edit" aspectratio="t"/>
                <w10:wrap type="none"/>
                <w10:anchorlock/>
              </v:rect>
            </w:pict>
          </mc:Fallback>
        </mc:AlternateContent>
      </w:r>
    </w:p>
    <w:p>
      <w:pPr>
        <w:shd w:val="clear" w:color="auto" w:fill="FFFFFF"/>
        <w:spacing w:before="450" w:after="225" w:line="240" w:lineRule="auto"/>
        <w:outlineLvl w:val="1"/>
        <w:rPr>
          <w:ins w:id="153" w:author="Unknown" w:date=""/>
          <w:rFonts w:eastAsia="Times New Roman" w:cs="Times New Roman" w:asciiTheme="majorHAnsi" w:hAnsiTheme="majorHAnsi"/>
          <w:b/>
          <w:bCs/>
          <w:color w:val="2A2F35"/>
          <w:spacing w:val="2"/>
          <w:sz w:val="28"/>
          <w:szCs w:val="28"/>
          <w:lang w:eastAsia="ru-RU"/>
        </w:rPr>
      </w:pPr>
      <w:ins w:id="154" w:author="Unknown">
        <w:r>
          <w:rPr>
            <w:rFonts w:eastAsia="Times New Roman" w:cs="Times New Roman" w:asciiTheme="majorHAnsi" w:hAnsiTheme="majorHAnsi"/>
            <w:b/>
            <w:bCs/>
            <w:color w:val="2A2F35"/>
            <w:spacing w:val="2"/>
            <w:sz w:val="28"/>
            <w:szCs w:val="28"/>
            <w:lang w:eastAsia="ru-RU"/>
          </w:rPr>
          <w:t>Измерение производительности кластеризации</w:t>
        </w:r>
      </w:ins>
    </w:p>
    <w:p>
      <w:pPr>
        <w:shd w:val="clear" w:color="auto" w:fill="FFFFFF"/>
        <w:spacing w:after="375" w:line="240" w:lineRule="auto"/>
        <w:rPr>
          <w:ins w:id="155" w:author="Unknown" w:date=""/>
          <w:rFonts w:eastAsia="Times New Roman" w:cs="Arial" w:asciiTheme="majorHAnsi" w:hAnsiTheme="majorHAnsi"/>
          <w:color w:val="000000"/>
          <w:spacing w:val="2"/>
          <w:sz w:val="28"/>
          <w:szCs w:val="28"/>
          <w:lang w:eastAsia="ru-RU"/>
        </w:rPr>
      </w:pPr>
      <w:ins w:id="156" w:author="Unknown">
        <w:r>
          <w:rPr>
            <w:rFonts w:eastAsia="Times New Roman" w:cs="Arial" w:asciiTheme="majorHAnsi" w:hAnsiTheme="majorHAnsi"/>
            <w:color w:val="000000"/>
            <w:spacing w:val="2"/>
            <w:sz w:val="28"/>
            <w:szCs w:val="28"/>
            <w:lang w:eastAsia="ru-RU"/>
          </w:rPr>
          <w:t>Данные реального мира не организованы естественным образом в несколько отличительных кластеров. По этой причине нелегко визуализировать и делать выводы. Вот почему нам необходимо измерять производительность кластеризации, а также ее качество. Это можно сделать с помощью анализа силуэта.</w:t>
        </w:r>
      </w:ins>
    </w:p>
    <w:p>
      <w:pPr>
        <w:shd w:val="clear" w:color="auto" w:fill="FFFFFF"/>
        <w:spacing w:before="450" w:after="225" w:line="240" w:lineRule="auto"/>
        <w:outlineLvl w:val="2"/>
        <w:rPr>
          <w:ins w:id="157" w:author="Unknown" w:date=""/>
          <w:rFonts w:eastAsia="Times New Roman" w:cs="Times New Roman" w:asciiTheme="majorHAnsi" w:hAnsiTheme="majorHAnsi"/>
          <w:b/>
          <w:bCs/>
          <w:color w:val="2A2F35"/>
          <w:spacing w:val="2"/>
          <w:sz w:val="28"/>
          <w:szCs w:val="28"/>
          <w:lang w:eastAsia="ru-RU"/>
        </w:rPr>
      </w:pPr>
      <w:ins w:id="158" w:author="Unknown">
        <w:r>
          <w:rPr>
            <w:rFonts w:eastAsia="Times New Roman" w:cs="Times New Roman" w:asciiTheme="majorHAnsi" w:hAnsiTheme="majorHAnsi"/>
            <w:b/>
            <w:bCs/>
            <w:color w:val="2A2F35"/>
            <w:spacing w:val="2"/>
            <w:sz w:val="28"/>
            <w:szCs w:val="28"/>
            <w:lang w:eastAsia="ru-RU"/>
          </w:rPr>
          <w:t>Анализ силуэта</w:t>
        </w:r>
      </w:ins>
    </w:p>
    <w:p>
      <w:pPr>
        <w:shd w:val="clear" w:color="auto" w:fill="FFFFFF"/>
        <w:spacing w:after="375" w:line="240" w:lineRule="auto"/>
        <w:rPr>
          <w:ins w:id="159" w:author="Unknown" w:date=""/>
          <w:rFonts w:eastAsia="Times New Roman" w:cs="Arial" w:asciiTheme="majorHAnsi" w:hAnsiTheme="majorHAnsi"/>
          <w:color w:val="000000"/>
          <w:spacing w:val="2"/>
          <w:sz w:val="28"/>
          <w:szCs w:val="28"/>
          <w:lang w:eastAsia="ru-RU"/>
        </w:rPr>
      </w:pPr>
      <w:ins w:id="160" w:author="Unknown">
        <w:r>
          <w:rPr>
            <w:rFonts w:eastAsia="Times New Roman" w:cs="Arial" w:asciiTheme="majorHAnsi" w:hAnsiTheme="majorHAnsi"/>
            <w:color w:val="000000"/>
            <w:spacing w:val="2"/>
            <w:sz w:val="28"/>
            <w:szCs w:val="28"/>
            <w:lang w:eastAsia="ru-RU"/>
          </w:rPr>
          <w:t>Этот метод может использоваться для проверки качества кластеризации путем измерения расстояния между кластерами. По сути, это дает возможность оценить такие параметры, как количество кластеров, путем оценки силуэта. Эта оценка является метрикой, которая измеряет, насколько близко каждая точка в одном кластере находится к точкам в соседних кластерах.</w:t>
        </w:r>
      </w:ins>
    </w:p>
    <w:p>
      <w:pPr>
        <w:shd w:val="clear" w:color="auto" w:fill="FFFFFF"/>
        <w:spacing w:before="450" w:after="225" w:line="240" w:lineRule="auto"/>
        <w:outlineLvl w:val="2"/>
        <w:rPr>
          <w:ins w:id="161" w:author="Unknown" w:date=""/>
          <w:rFonts w:eastAsia="Times New Roman" w:cs="Times New Roman" w:asciiTheme="majorHAnsi" w:hAnsiTheme="majorHAnsi"/>
          <w:b/>
          <w:bCs/>
          <w:color w:val="2A2F35"/>
          <w:spacing w:val="2"/>
          <w:sz w:val="28"/>
          <w:szCs w:val="28"/>
          <w:lang w:eastAsia="ru-RU"/>
        </w:rPr>
      </w:pPr>
      <w:ins w:id="162" w:author="Unknown">
        <w:r>
          <w:rPr>
            <w:rFonts w:eastAsia="Times New Roman" w:cs="Times New Roman" w:asciiTheme="majorHAnsi" w:hAnsiTheme="majorHAnsi"/>
            <w:b/>
            <w:bCs/>
            <w:color w:val="2A2F35"/>
            <w:spacing w:val="2"/>
            <w:sz w:val="28"/>
            <w:szCs w:val="28"/>
            <w:lang w:eastAsia="ru-RU"/>
          </w:rPr>
          <w:t>Анализ силуэта баллов</w:t>
        </w:r>
      </w:ins>
    </w:p>
    <w:p>
      <w:pPr>
        <w:shd w:val="clear" w:color="auto" w:fill="FFFFFF"/>
        <w:spacing w:after="375" w:line="240" w:lineRule="auto"/>
        <w:rPr>
          <w:ins w:id="163" w:author="Unknown" w:date=""/>
          <w:rFonts w:eastAsia="Times New Roman" w:cs="Arial" w:asciiTheme="majorHAnsi" w:hAnsiTheme="majorHAnsi"/>
          <w:color w:val="000000"/>
          <w:spacing w:val="2"/>
          <w:sz w:val="28"/>
          <w:szCs w:val="28"/>
          <w:lang w:eastAsia="ru-RU"/>
        </w:rPr>
      </w:pPr>
      <w:ins w:id="164" w:author="Unknown">
        <w:r>
          <w:rPr>
            <w:rFonts w:eastAsia="Times New Roman" w:cs="Arial" w:asciiTheme="majorHAnsi" w:hAnsiTheme="majorHAnsi"/>
            <w:color w:val="000000"/>
            <w:spacing w:val="2"/>
            <w:sz w:val="28"/>
            <w:szCs w:val="28"/>
            <w:lang w:eastAsia="ru-RU"/>
          </w:rPr>
          <w:t>Счет имеет диапазон [-1, 1]. Ниже приводится анализ этой оценки —</w:t>
        </w:r>
      </w:ins>
    </w:p>
    <w:p>
      <w:pPr>
        <w:numPr>
          <w:ilvl w:val="0"/>
          <w:numId w:val="2"/>
        </w:numPr>
        <w:shd w:val="clear" w:color="auto" w:fill="FFFFFF"/>
        <w:spacing w:after="375" w:line="240" w:lineRule="auto"/>
        <w:rPr>
          <w:ins w:id="165" w:author="Unknown" w:date=""/>
          <w:rFonts w:eastAsia="Times New Roman" w:cs="Arial" w:asciiTheme="majorHAnsi" w:hAnsiTheme="majorHAnsi"/>
          <w:color w:val="000000"/>
          <w:spacing w:val="2"/>
          <w:sz w:val="28"/>
          <w:szCs w:val="28"/>
          <w:lang w:eastAsia="ru-RU"/>
        </w:rPr>
      </w:pPr>
      <w:ins w:id="166" w:author="Unknown">
        <w:r>
          <w:rPr>
            <w:rFonts w:eastAsia="Times New Roman" w:cs="Arial" w:asciiTheme="majorHAnsi" w:hAnsiTheme="majorHAnsi"/>
            <w:b/>
            <w:bCs/>
            <w:color w:val="000000"/>
            <w:spacing w:val="2"/>
            <w:sz w:val="28"/>
            <w:szCs w:val="28"/>
            <w:lang w:eastAsia="ru-RU"/>
          </w:rPr>
          <w:t>Оценка +1</w:t>
        </w:r>
      </w:ins>
      <w:ins w:id="167" w:author="Unknown">
        <w:r>
          <w:rPr>
            <w:rFonts w:eastAsia="Times New Roman" w:cs="Arial" w:asciiTheme="majorHAnsi" w:hAnsiTheme="majorHAnsi"/>
            <w:color w:val="000000"/>
            <w:spacing w:val="2"/>
            <w:sz w:val="28"/>
            <w:szCs w:val="28"/>
            <w:lang w:eastAsia="ru-RU"/>
          </w:rPr>
          <w:t> — Оценка около +1 означает, что выборка находится далеко от соседнего кластера.</w:t>
        </w:r>
      </w:ins>
    </w:p>
    <w:p>
      <w:pPr>
        <w:numPr>
          <w:ilvl w:val="0"/>
          <w:numId w:val="2"/>
        </w:numPr>
        <w:shd w:val="clear" w:color="auto" w:fill="FFFFFF"/>
        <w:spacing w:after="375" w:line="240" w:lineRule="auto"/>
        <w:rPr>
          <w:ins w:id="168" w:author="Unknown" w:date=""/>
          <w:rFonts w:eastAsia="Times New Roman" w:cs="Arial" w:asciiTheme="majorHAnsi" w:hAnsiTheme="majorHAnsi"/>
          <w:color w:val="000000"/>
          <w:spacing w:val="2"/>
          <w:sz w:val="28"/>
          <w:szCs w:val="28"/>
          <w:lang w:eastAsia="ru-RU"/>
        </w:rPr>
      </w:pPr>
      <w:ins w:id="169" w:author="Unknown">
        <w:r>
          <w:rPr>
            <w:rFonts w:eastAsia="Times New Roman" w:cs="Arial" w:asciiTheme="majorHAnsi" w:hAnsiTheme="majorHAnsi"/>
            <w:b/>
            <w:bCs/>
            <w:color w:val="000000"/>
            <w:spacing w:val="2"/>
            <w:sz w:val="28"/>
            <w:szCs w:val="28"/>
            <w:lang w:eastAsia="ru-RU"/>
          </w:rPr>
          <w:t>Оценка 0</w:t>
        </w:r>
      </w:ins>
      <w:ins w:id="170" w:author="Unknown">
        <w:r>
          <w:rPr>
            <w:rFonts w:eastAsia="Times New Roman" w:cs="Arial" w:asciiTheme="majorHAnsi" w:hAnsiTheme="majorHAnsi"/>
            <w:color w:val="000000"/>
            <w:spacing w:val="2"/>
            <w:sz w:val="28"/>
            <w:szCs w:val="28"/>
            <w:lang w:eastAsia="ru-RU"/>
          </w:rPr>
          <w:t> — Оценка 0 указывает на то, что выборка находится или очень близка к границе решения между двумя соседними кластерами.</w:t>
        </w:r>
      </w:ins>
    </w:p>
    <w:p>
      <w:pPr>
        <w:numPr>
          <w:ilvl w:val="0"/>
          <w:numId w:val="2"/>
        </w:numPr>
        <w:shd w:val="clear" w:color="auto" w:fill="FFFFFF"/>
        <w:spacing w:after="375" w:line="240" w:lineRule="auto"/>
        <w:rPr>
          <w:ins w:id="171" w:author="Unknown" w:date=""/>
          <w:rFonts w:eastAsia="Times New Roman" w:cs="Arial" w:asciiTheme="majorHAnsi" w:hAnsiTheme="majorHAnsi"/>
          <w:color w:val="000000"/>
          <w:spacing w:val="2"/>
          <w:sz w:val="28"/>
          <w:szCs w:val="28"/>
          <w:lang w:eastAsia="ru-RU"/>
        </w:rPr>
      </w:pPr>
      <w:ins w:id="172" w:author="Unknown">
        <w:r>
          <w:rPr>
            <w:rFonts w:eastAsia="Times New Roman" w:cs="Arial" w:asciiTheme="majorHAnsi" w:hAnsiTheme="majorHAnsi"/>
            <w:b/>
            <w:bCs/>
            <w:color w:val="000000"/>
            <w:spacing w:val="2"/>
            <w:sz w:val="28"/>
            <w:szCs w:val="28"/>
            <w:lang w:eastAsia="ru-RU"/>
          </w:rPr>
          <w:t>Оценка -1</w:t>
        </w:r>
      </w:ins>
      <w:ins w:id="173" w:author="Unknown">
        <w:r>
          <w:rPr>
            <w:rFonts w:eastAsia="Times New Roman" w:cs="Arial" w:asciiTheme="majorHAnsi" w:hAnsiTheme="majorHAnsi"/>
            <w:color w:val="000000"/>
            <w:spacing w:val="2"/>
            <w:sz w:val="28"/>
            <w:szCs w:val="28"/>
            <w:lang w:eastAsia="ru-RU"/>
          </w:rPr>
          <w:t> — Отрицательная оценка означает, что выборки были назначены в неправильные кластеры.</w:t>
        </w:r>
      </w:ins>
    </w:p>
    <w:p>
      <w:pPr>
        <w:shd w:val="clear" w:color="auto" w:fill="FFFFFF"/>
        <w:spacing w:after="375" w:line="240" w:lineRule="auto"/>
        <w:rPr>
          <w:ins w:id="174" w:author="Unknown" w:date=""/>
          <w:rFonts w:eastAsia="Times New Roman" w:cs="Arial" w:asciiTheme="majorHAnsi" w:hAnsiTheme="majorHAnsi"/>
          <w:color w:val="000000"/>
          <w:spacing w:val="2"/>
          <w:sz w:val="28"/>
          <w:szCs w:val="28"/>
          <w:lang w:eastAsia="ru-RU"/>
        </w:rPr>
      </w:pPr>
      <w:ins w:id="175" w:author="Unknown">
        <w:r>
          <w:rPr>
            <w:rFonts w:eastAsia="Times New Roman" w:cs="Arial" w:asciiTheme="majorHAnsi" w:hAnsiTheme="majorHAnsi"/>
            <w:b/>
            <w:bCs/>
            <w:color w:val="000000"/>
            <w:spacing w:val="2"/>
            <w:sz w:val="28"/>
            <w:szCs w:val="28"/>
            <w:lang w:eastAsia="ru-RU"/>
          </w:rPr>
          <w:t>Оценка +1</w:t>
        </w:r>
      </w:ins>
      <w:ins w:id="176" w:author="Unknown">
        <w:r>
          <w:rPr>
            <w:rFonts w:eastAsia="Times New Roman" w:cs="Arial" w:asciiTheme="majorHAnsi" w:hAnsiTheme="majorHAnsi"/>
            <w:color w:val="000000"/>
            <w:spacing w:val="2"/>
            <w:sz w:val="28"/>
            <w:szCs w:val="28"/>
            <w:lang w:eastAsia="ru-RU"/>
          </w:rPr>
          <w:t> — Оценка около +1 означает, что выборка находится далеко от соседнего кластера.</w:t>
        </w:r>
      </w:ins>
    </w:p>
    <w:p>
      <w:pPr>
        <w:shd w:val="clear" w:color="auto" w:fill="FFFFFF"/>
        <w:spacing w:after="375" w:line="240" w:lineRule="auto"/>
        <w:rPr>
          <w:ins w:id="177" w:author="Unknown" w:date=""/>
          <w:rFonts w:eastAsia="Times New Roman" w:cs="Arial" w:asciiTheme="majorHAnsi" w:hAnsiTheme="majorHAnsi"/>
          <w:color w:val="000000"/>
          <w:spacing w:val="2"/>
          <w:sz w:val="28"/>
          <w:szCs w:val="28"/>
          <w:lang w:eastAsia="ru-RU"/>
        </w:rPr>
      </w:pPr>
      <w:ins w:id="178" w:author="Unknown">
        <w:r>
          <w:rPr>
            <w:rFonts w:eastAsia="Times New Roman" w:cs="Arial" w:asciiTheme="majorHAnsi" w:hAnsiTheme="majorHAnsi"/>
            <w:b/>
            <w:bCs/>
            <w:color w:val="000000"/>
            <w:spacing w:val="2"/>
            <w:sz w:val="28"/>
            <w:szCs w:val="28"/>
            <w:lang w:eastAsia="ru-RU"/>
          </w:rPr>
          <w:t>Оценка 0</w:t>
        </w:r>
      </w:ins>
      <w:ins w:id="179" w:author="Unknown">
        <w:r>
          <w:rPr>
            <w:rFonts w:eastAsia="Times New Roman" w:cs="Arial" w:asciiTheme="majorHAnsi" w:hAnsiTheme="majorHAnsi"/>
            <w:color w:val="000000"/>
            <w:spacing w:val="2"/>
            <w:sz w:val="28"/>
            <w:szCs w:val="28"/>
            <w:lang w:eastAsia="ru-RU"/>
          </w:rPr>
          <w:t> — Оценка 0 указывает на то, что выборка находится или очень близка к границе решения между двумя соседними кластерами.</w:t>
        </w:r>
      </w:ins>
    </w:p>
    <w:p>
      <w:pPr>
        <w:shd w:val="clear" w:color="auto" w:fill="FFFFFF"/>
        <w:spacing w:after="375" w:line="240" w:lineRule="auto"/>
        <w:rPr>
          <w:ins w:id="180" w:author="Unknown" w:date=""/>
          <w:rFonts w:eastAsia="Times New Roman" w:cs="Arial" w:asciiTheme="majorHAnsi" w:hAnsiTheme="majorHAnsi"/>
          <w:color w:val="000000"/>
          <w:spacing w:val="2"/>
          <w:sz w:val="28"/>
          <w:szCs w:val="28"/>
          <w:lang w:eastAsia="ru-RU"/>
        </w:rPr>
      </w:pPr>
      <w:ins w:id="181" w:author="Unknown">
        <w:r>
          <w:rPr>
            <w:rFonts w:eastAsia="Times New Roman" w:cs="Arial" w:asciiTheme="majorHAnsi" w:hAnsiTheme="majorHAnsi"/>
            <w:b/>
            <w:bCs/>
            <w:color w:val="000000"/>
            <w:spacing w:val="2"/>
            <w:sz w:val="28"/>
            <w:szCs w:val="28"/>
            <w:lang w:eastAsia="ru-RU"/>
          </w:rPr>
          <w:t>Оценка -1</w:t>
        </w:r>
      </w:ins>
      <w:ins w:id="182" w:author="Unknown">
        <w:r>
          <w:rPr>
            <w:rFonts w:eastAsia="Times New Roman" w:cs="Arial" w:asciiTheme="majorHAnsi" w:hAnsiTheme="majorHAnsi"/>
            <w:color w:val="000000"/>
            <w:spacing w:val="2"/>
            <w:sz w:val="28"/>
            <w:szCs w:val="28"/>
            <w:lang w:eastAsia="ru-RU"/>
          </w:rPr>
          <w:t> — Отрицательная оценка означает, что выборки были назначены в неправильные кластеры.</w:t>
        </w:r>
      </w:ins>
    </w:p>
    <w:p>
      <w:pPr>
        <w:shd w:val="clear" w:color="auto" w:fill="FFFFFF"/>
        <w:spacing w:before="450" w:after="225" w:line="240" w:lineRule="auto"/>
        <w:outlineLvl w:val="1"/>
        <w:rPr>
          <w:ins w:id="183" w:author="Unknown" w:date=""/>
          <w:rFonts w:eastAsia="Times New Roman" w:cs="Times New Roman" w:asciiTheme="majorHAnsi" w:hAnsiTheme="majorHAnsi"/>
          <w:b/>
          <w:bCs/>
          <w:color w:val="2A2F35"/>
          <w:spacing w:val="2"/>
          <w:sz w:val="28"/>
          <w:szCs w:val="28"/>
          <w:lang w:eastAsia="ru-RU"/>
        </w:rPr>
      </w:pPr>
      <w:ins w:id="184" w:author="Unknown">
        <w:r>
          <w:rPr>
            <w:rFonts w:eastAsia="Times New Roman" w:cs="Times New Roman" w:asciiTheme="majorHAnsi" w:hAnsiTheme="majorHAnsi"/>
            <w:b/>
            <w:bCs/>
            <w:color w:val="2A2F35"/>
            <w:spacing w:val="2"/>
            <w:sz w:val="28"/>
            <w:szCs w:val="28"/>
            <w:lang w:eastAsia="ru-RU"/>
          </w:rPr>
          <w:t>Расчет силуэта</w:t>
        </w:r>
      </w:ins>
    </w:p>
    <w:p>
      <w:pPr>
        <w:shd w:val="clear" w:color="auto" w:fill="FFFFFF"/>
        <w:spacing w:after="375" w:line="240" w:lineRule="auto"/>
        <w:rPr>
          <w:ins w:id="185" w:author="Unknown" w:date=""/>
          <w:rFonts w:eastAsia="Times New Roman" w:cs="Arial" w:asciiTheme="majorHAnsi" w:hAnsiTheme="majorHAnsi"/>
          <w:color w:val="000000"/>
          <w:spacing w:val="2"/>
          <w:sz w:val="28"/>
          <w:szCs w:val="28"/>
          <w:lang w:eastAsia="ru-RU"/>
        </w:rPr>
      </w:pPr>
      <w:ins w:id="186" w:author="Unknown">
        <w:r>
          <w:rPr>
            <w:rFonts w:eastAsia="Times New Roman" w:cs="Arial" w:asciiTheme="majorHAnsi" w:hAnsiTheme="majorHAnsi"/>
            <w:color w:val="000000"/>
            <w:spacing w:val="2"/>
            <w:sz w:val="28"/>
            <w:szCs w:val="28"/>
            <w:lang w:eastAsia="ru-RU"/>
          </w:rPr>
          <w:t>В этом разделе мы узнаем, как рассчитать оценку силуэта.</w:t>
        </w:r>
      </w:ins>
    </w:p>
    <w:p>
      <w:pPr>
        <w:shd w:val="clear" w:color="auto" w:fill="FFFFFF"/>
        <w:spacing w:after="375" w:line="240" w:lineRule="auto"/>
        <w:rPr>
          <w:ins w:id="187" w:author="Unknown" w:date=""/>
          <w:rFonts w:eastAsia="Times New Roman" w:cs="Arial" w:asciiTheme="majorHAnsi" w:hAnsiTheme="majorHAnsi"/>
          <w:color w:val="000000"/>
          <w:spacing w:val="2"/>
          <w:sz w:val="28"/>
          <w:szCs w:val="28"/>
          <w:lang w:eastAsia="ru-RU"/>
        </w:rPr>
      </w:pPr>
      <w:ins w:id="188" w:author="Unknown">
        <w:r>
          <w:rPr>
            <w:rFonts w:eastAsia="Times New Roman" w:cs="Arial" w:asciiTheme="majorHAnsi" w:hAnsiTheme="majorHAnsi"/>
            <w:color w:val="000000"/>
            <w:spacing w:val="2"/>
            <w:sz w:val="28"/>
            <w:szCs w:val="28"/>
            <w:lang w:eastAsia="ru-RU"/>
          </w:rPr>
          <w:t>Оценка силуэта может быть рассчитана по следующей формуле:</w:t>
        </w:r>
      </w:ins>
    </w:p>
    <w:p>
      <w:pPr>
        <w:shd w:val="clear" w:color="auto" w:fill="FFFFFF"/>
        <w:spacing w:after="375" w:line="240" w:lineRule="auto"/>
        <w:rPr>
          <w:ins w:id="189" w:author="Unknown" w:date=""/>
          <w:rFonts w:eastAsia="Times New Roman" w:cs="Arial" w:asciiTheme="majorHAnsi" w:hAnsiTheme="majorHAnsi"/>
          <w:color w:val="000000"/>
          <w:spacing w:val="2"/>
          <w:sz w:val="28"/>
          <w:szCs w:val="28"/>
          <w:lang w:val="en-US" w:eastAsia="ru-RU"/>
        </w:rPr>
      </w:pPr>
      <w:ins w:id="190" w:author="Unknown">
        <w:r>
          <w:rPr>
            <w:rFonts w:eastAsia="Times New Roman" w:cs="Arial" w:asciiTheme="majorHAnsi" w:hAnsiTheme="majorHAnsi"/>
            <w:color w:val="000000"/>
            <w:spacing w:val="2"/>
            <w:sz w:val="28"/>
            <w:szCs w:val="28"/>
            <w:lang w:eastAsia="ru-RU"/>
          </w:rPr>
          <w:t>силуэтсчет</w:t>
        </w:r>
      </w:ins>
      <w:ins w:id="191" w:author="Unknown">
        <w:r>
          <w:rPr>
            <w:rFonts w:eastAsia="Times New Roman" w:cs="Arial" w:asciiTheme="majorHAnsi" w:hAnsiTheme="majorHAnsi"/>
            <w:color w:val="000000"/>
            <w:spacing w:val="2"/>
            <w:sz w:val="28"/>
            <w:szCs w:val="28"/>
            <w:lang w:val="en-US" w:eastAsia="ru-RU"/>
          </w:rPr>
          <w:t>= frac left(pq right)max left(p,q right)</w:t>
        </w:r>
      </w:ins>
    </w:p>
    <w:p>
      <w:pPr>
        <w:shd w:val="clear" w:color="auto" w:fill="FFFFFF"/>
        <w:spacing w:after="375" w:line="240" w:lineRule="auto"/>
        <w:rPr>
          <w:ins w:id="192" w:author="Unknown" w:date=""/>
          <w:rFonts w:eastAsia="Times New Roman" w:cs="Arial" w:asciiTheme="majorHAnsi" w:hAnsiTheme="majorHAnsi"/>
          <w:color w:val="000000"/>
          <w:spacing w:val="2"/>
          <w:sz w:val="28"/>
          <w:szCs w:val="28"/>
          <w:lang w:eastAsia="ru-RU"/>
        </w:rPr>
      </w:pPr>
      <w:ins w:id="193" w:author="Unknown">
        <w:r>
          <w:rPr>
            <w:rFonts w:eastAsia="Times New Roman" w:cs="Arial" w:asciiTheme="majorHAnsi" w:hAnsiTheme="majorHAnsi"/>
            <w:color w:val="000000"/>
            <w:spacing w:val="2"/>
            <w:sz w:val="28"/>
            <w:szCs w:val="28"/>
            <w:lang w:eastAsia="ru-RU"/>
          </w:rPr>
          <w:t>Здесь ? — среднее расстояние до точек в ближайшем кластере, частью которых точка данных не является. И, ? — среднее расстояние внутри кластера до всех точек его собственного кластера.</w:t>
        </w:r>
      </w:ins>
    </w:p>
    <w:p>
      <w:pPr>
        <w:shd w:val="clear" w:color="auto" w:fill="FFFFFF"/>
        <w:spacing w:after="375" w:line="240" w:lineRule="auto"/>
        <w:rPr>
          <w:ins w:id="194" w:author="Unknown" w:date=""/>
          <w:rFonts w:eastAsia="Times New Roman" w:cs="Arial" w:asciiTheme="majorHAnsi" w:hAnsiTheme="majorHAnsi"/>
          <w:color w:val="000000"/>
          <w:spacing w:val="2"/>
          <w:sz w:val="28"/>
          <w:szCs w:val="28"/>
          <w:lang w:eastAsia="ru-RU"/>
        </w:rPr>
      </w:pPr>
      <w:ins w:id="195" w:author="Unknown">
        <w:r>
          <w:rPr>
            <w:rFonts w:eastAsia="Times New Roman" w:cs="Arial" w:asciiTheme="majorHAnsi" w:hAnsiTheme="majorHAnsi"/>
            <w:color w:val="000000"/>
            <w:spacing w:val="2"/>
            <w:sz w:val="28"/>
            <w:szCs w:val="28"/>
            <w:lang w:eastAsia="ru-RU"/>
          </w:rPr>
          <w:t>Чтобы найти оптимальное количество кластеров, нам нужно снова запустить алгоритм кластеризации, импортировав модуль </w:t>
        </w:r>
      </w:ins>
      <w:ins w:id="196" w:author="Unknown">
        <w:r>
          <w:rPr>
            <w:rFonts w:eastAsia="Times New Roman" w:cs="Arial" w:asciiTheme="majorHAnsi" w:hAnsiTheme="majorHAnsi"/>
            <w:b/>
            <w:bCs/>
            <w:color w:val="000000"/>
            <w:spacing w:val="2"/>
            <w:sz w:val="28"/>
            <w:szCs w:val="28"/>
            <w:lang w:eastAsia="ru-RU"/>
          </w:rPr>
          <w:t>метрик</w:t>
        </w:r>
      </w:ins>
      <w:ins w:id="197" w:author="Unknown">
        <w:r>
          <w:rPr>
            <w:rFonts w:eastAsia="Times New Roman" w:cs="Arial" w:asciiTheme="majorHAnsi" w:hAnsiTheme="majorHAnsi"/>
            <w:color w:val="000000"/>
            <w:spacing w:val="2"/>
            <w:sz w:val="28"/>
            <w:szCs w:val="28"/>
            <w:lang w:eastAsia="ru-RU"/>
          </w:rPr>
          <w:t> из пакета </w:t>
        </w:r>
      </w:ins>
      <w:ins w:id="198" w:author="Unknown">
        <w:r>
          <w:rPr>
            <w:rFonts w:eastAsia="Times New Roman" w:cs="Arial" w:asciiTheme="majorHAnsi" w:hAnsiTheme="majorHAnsi"/>
            <w:b/>
            <w:bCs/>
            <w:color w:val="000000"/>
            <w:spacing w:val="2"/>
            <w:sz w:val="28"/>
            <w:szCs w:val="28"/>
            <w:lang w:eastAsia="ru-RU"/>
          </w:rPr>
          <w:t>sklearn</w:t>
        </w:r>
      </w:ins>
      <w:ins w:id="199" w:author="Unknown">
        <w:r>
          <w:rPr>
            <w:rFonts w:eastAsia="Times New Roman" w:cs="Arial" w:asciiTheme="majorHAnsi" w:hAnsiTheme="majorHAnsi"/>
            <w:color w:val="000000"/>
            <w:spacing w:val="2"/>
            <w:sz w:val="28"/>
            <w:szCs w:val="28"/>
            <w:lang w:eastAsia="ru-RU"/>
          </w:rPr>
          <w:t> . В следующем примере мы запустим алгоритм кластеризации K-средних, чтобы найти оптимальное количество кластеров:</w:t>
        </w:r>
      </w:ins>
    </w:p>
    <w:p>
      <w:pPr>
        <w:shd w:val="clear" w:color="auto" w:fill="FFFFFF"/>
        <w:spacing w:after="375" w:line="240" w:lineRule="auto"/>
        <w:rPr>
          <w:ins w:id="200" w:author="Unknown" w:date=""/>
          <w:rFonts w:eastAsia="Times New Roman" w:cs="Arial" w:asciiTheme="majorHAnsi" w:hAnsiTheme="majorHAnsi"/>
          <w:color w:val="000000"/>
          <w:spacing w:val="2"/>
          <w:sz w:val="28"/>
          <w:szCs w:val="28"/>
          <w:lang w:eastAsia="ru-RU"/>
        </w:rPr>
      </w:pPr>
      <w:ins w:id="201" w:author="Unknown">
        <w:r>
          <w:rPr>
            <w:rFonts w:eastAsia="Times New Roman" w:cs="Arial" w:asciiTheme="majorHAnsi" w:hAnsiTheme="majorHAnsi"/>
            <w:color w:val="000000"/>
            <w:spacing w:val="2"/>
            <w:sz w:val="28"/>
            <w:szCs w:val="28"/>
            <w:lang w:eastAsia="ru-RU"/>
          </w:rPr>
          <w:t>Импортируйте необходимые пакеты, как показано на рисунке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02" w:author="Unknown" w:date=""/>
          <w:rFonts w:eastAsia="Times New Roman" w:cs="Consolas" w:asciiTheme="majorHAnsi" w:hAnsiTheme="majorHAnsi"/>
          <w:color w:val="333333"/>
          <w:spacing w:val="2"/>
          <w:sz w:val="28"/>
          <w:szCs w:val="28"/>
          <w:lang w:val="en-US" w:eastAsia="ru-RU"/>
        </w:rPr>
      </w:pPr>
      <w:ins w:id="203" w:author="Unknown">
        <w:r>
          <w:rPr>
            <w:rFonts w:eastAsia="Times New Roman" w:cs="Consolas" w:asciiTheme="majorHAnsi" w:hAnsiTheme="majorHAnsi"/>
            <w:color w:val="333333"/>
            <w:spacing w:val="2"/>
            <w:sz w:val="28"/>
            <w:szCs w:val="28"/>
            <w:lang w:val="en-US" w:eastAsia="ru-RU"/>
          </w:rPr>
          <w:t>import matplotlib.pyplot as plt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04" w:author="Unknown" w:date=""/>
          <w:rFonts w:eastAsia="Times New Roman" w:cs="Consolas" w:asciiTheme="majorHAnsi" w:hAnsiTheme="majorHAnsi"/>
          <w:color w:val="333333"/>
          <w:spacing w:val="2"/>
          <w:sz w:val="28"/>
          <w:szCs w:val="28"/>
          <w:lang w:val="en-US" w:eastAsia="ru-RU"/>
        </w:rPr>
      </w:pPr>
      <w:ins w:id="205" w:author="Unknown">
        <w:r>
          <w:rPr>
            <w:rFonts w:eastAsia="Times New Roman" w:cs="Consolas" w:asciiTheme="majorHAnsi" w:hAnsiTheme="majorHAnsi"/>
            <w:color w:val="333333"/>
            <w:spacing w:val="2"/>
            <w:sz w:val="28"/>
            <w:szCs w:val="28"/>
            <w:lang w:val="en-US" w:eastAsia="ru-RU"/>
          </w:rPr>
          <w:t>import seaborn as sns; sns.set()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06" w:author="Unknown" w:date=""/>
          <w:rFonts w:eastAsia="Times New Roman" w:cs="Consolas" w:asciiTheme="majorHAnsi" w:hAnsiTheme="majorHAnsi"/>
          <w:color w:val="333333"/>
          <w:spacing w:val="2"/>
          <w:sz w:val="28"/>
          <w:szCs w:val="28"/>
          <w:lang w:val="en-US" w:eastAsia="ru-RU"/>
        </w:rPr>
      </w:pPr>
      <w:ins w:id="207" w:author="Unknown">
        <w:r>
          <w:rPr>
            <w:rFonts w:eastAsia="Times New Roman" w:cs="Consolas" w:asciiTheme="majorHAnsi" w:hAnsiTheme="majorHAnsi"/>
            <w:color w:val="333333"/>
            <w:spacing w:val="2"/>
            <w:sz w:val="28"/>
            <w:szCs w:val="28"/>
            <w:lang w:val="en-US" w:eastAsia="ru-RU"/>
          </w:rPr>
          <w:t>import numpy as np</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08" w:author="Unknown" w:date=""/>
          <w:rFonts w:eastAsia="Times New Roman" w:cs="Consolas" w:asciiTheme="majorHAnsi" w:hAnsiTheme="majorHAnsi"/>
          <w:color w:val="333333"/>
          <w:spacing w:val="2"/>
          <w:sz w:val="28"/>
          <w:szCs w:val="28"/>
          <w:lang w:val="en-US" w:eastAsia="ru-RU"/>
        </w:rPr>
      </w:pPr>
      <w:ins w:id="209" w:author="Unknown">
        <w:r>
          <w:rPr>
            <w:rFonts w:eastAsia="Times New Roman" w:cs="Consolas" w:asciiTheme="majorHAnsi" w:hAnsiTheme="majorHAnsi"/>
            <w:color w:val="333333"/>
            <w:spacing w:val="2"/>
            <w:sz w:val="28"/>
            <w:szCs w:val="28"/>
            <w:lang w:val="en-US" w:eastAsia="ru-RU"/>
          </w:rPr>
          <w:t>from sklearn.cluster import KMeans</w:t>
        </w:r>
      </w:ins>
    </w:p>
    <w:p>
      <w:pPr>
        <w:shd w:val="clear" w:color="auto" w:fill="FFFFFF"/>
        <w:spacing w:after="375" w:line="240" w:lineRule="auto"/>
        <w:rPr>
          <w:ins w:id="210" w:author="Unknown" w:date=""/>
          <w:rFonts w:eastAsia="Times New Roman" w:cs="Arial" w:asciiTheme="majorHAnsi" w:hAnsiTheme="majorHAnsi"/>
          <w:color w:val="000000"/>
          <w:spacing w:val="2"/>
          <w:sz w:val="28"/>
          <w:szCs w:val="28"/>
          <w:lang w:eastAsia="ru-RU"/>
        </w:rPr>
      </w:pPr>
      <w:ins w:id="211" w:author="Unknown">
        <w:r>
          <w:rPr>
            <w:rFonts w:eastAsia="Times New Roman" w:cs="Arial" w:asciiTheme="majorHAnsi" w:hAnsiTheme="majorHAnsi"/>
            <w:color w:val="000000"/>
            <w:spacing w:val="2"/>
            <w:sz w:val="28"/>
            <w:szCs w:val="28"/>
            <w:lang w:eastAsia="ru-RU"/>
          </w:rPr>
          <w:t>С помощью следующего кода мы сгенерируем двумерный набор данных, содержащий четыре </w:t>
        </w:r>
      </w:ins>
      <w:ins w:id="212" w:author="Unknown">
        <w:r>
          <w:rPr>
            <w:rFonts w:eastAsia="Times New Roman" w:cs="Arial" w:asciiTheme="majorHAnsi" w:hAnsiTheme="majorHAnsi"/>
            <w:b/>
            <w:bCs/>
            <w:color w:val="000000"/>
            <w:spacing w:val="2"/>
            <w:sz w:val="28"/>
            <w:szCs w:val="28"/>
            <w:lang w:eastAsia="ru-RU"/>
          </w:rPr>
          <w:t>больших объекта,</w:t>
        </w:r>
      </w:ins>
      <w:ins w:id="213" w:author="Unknown">
        <w:r>
          <w:rPr>
            <w:rFonts w:eastAsia="Times New Roman" w:cs="Arial" w:asciiTheme="majorHAnsi" w:hAnsiTheme="majorHAnsi"/>
            <w:color w:val="000000"/>
            <w:spacing w:val="2"/>
            <w:sz w:val="28"/>
            <w:szCs w:val="28"/>
            <w:lang w:eastAsia="ru-RU"/>
          </w:rPr>
          <w:t> используя </w:t>
        </w:r>
      </w:ins>
      <w:ins w:id="214" w:author="Unknown">
        <w:r>
          <w:rPr>
            <w:rFonts w:eastAsia="Times New Roman" w:cs="Arial" w:asciiTheme="majorHAnsi" w:hAnsiTheme="majorHAnsi"/>
            <w:b/>
            <w:bCs/>
            <w:color w:val="000000"/>
            <w:spacing w:val="2"/>
            <w:sz w:val="28"/>
            <w:szCs w:val="28"/>
            <w:lang w:eastAsia="ru-RU"/>
          </w:rPr>
          <w:t>make_blob</w:t>
        </w:r>
      </w:ins>
      <w:ins w:id="215" w:author="Unknown">
        <w:r>
          <w:rPr>
            <w:rFonts w:eastAsia="Times New Roman" w:cs="Arial" w:asciiTheme="majorHAnsi" w:hAnsiTheme="majorHAnsi"/>
            <w:color w:val="000000"/>
            <w:spacing w:val="2"/>
            <w:sz w:val="28"/>
            <w:szCs w:val="28"/>
            <w:lang w:eastAsia="ru-RU"/>
          </w:rPr>
          <w:t> из пакета </w:t>
        </w:r>
      </w:ins>
      <w:ins w:id="216" w:author="Unknown">
        <w:r>
          <w:rPr>
            <w:rFonts w:eastAsia="Times New Roman" w:cs="Arial" w:asciiTheme="majorHAnsi" w:hAnsiTheme="majorHAnsi"/>
            <w:b/>
            <w:bCs/>
            <w:color w:val="000000"/>
            <w:spacing w:val="2"/>
            <w:sz w:val="28"/>
            <w:szCs w:val="28"/>
            <w:lang w:eastAsia="ru-RU"/>
          </w:rPr>
          <w:t>sklearn.dataset</w:t>
        </w:r>
      </w:ins>
      <w:ins w:id="217" w:author="Unknown">
        <w:r>
          <w:rPr>
            <w:rFonts w:eastAsia="Times New Roman" w:cs="Arial" w:asciiTheme="majorHAnsi" w:hAnsiTheme="majorHAnsi"/>
            <w:color w:val="000000"/>
            <w:spacing w:val="2"/>
            <w:sz w:val="28"/>
            <w:szCs w:val="28"/>
            <w:lang w:eastAsia="ru-RU"/>
          </w:rPr>
          <w:t>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18" w:author="Unknown" w:date=""/>
          <w:rFonts w:eastAsia="Times New Roman" w:cs="Consolas" w:asciiTheme="majorHAnsi" w:hAnsiTheme="majorHAnsi"/>
          <w:color w:val="333333"/>
          <w:spacing w:val="2"/>
          <w:sz w:val="28"/>
          <w:szCs w:val="28"/>
          <w:lang w:val="en-US" w:eastAsia="ru-RU"/>
        </w:rPr>
      </w:pPr>
      <w:ins w:id="219" w:author="Unknown">
        <w:r>
          <w:rPr>
            <w:rFonts w:eastAsia="Times New Roman" w:cs="Consolas" w:asciiTheme="majorHAnsi" w:hAnsiTheme="majorHAnsi"/>
            <w:color w:val="333333"/>
            <w:spacing w:val="2"/>
            <w:sz w:val="28"/>
            <w:szCs w:val="28"/>
            <w:lang w:val="en-US" w:eastAsia="ru-RU"/>
          </w:rPr>
          <w:t>from sklearn.datasets.samples_generator import make_blobs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20" w:author="Unknown" w:date=""/>
          <w:rFonts w:eastAsia="Times New Roman" w:cs="Consolas" w:asciiTheme="majorHAnsi" w:hAnsiTheme="majorHAnsi"/>
          <w:color w:val="333333"/>
          <w:spacing w:val="2"/>
          <w:sz w:val="28"/>
          <w:szCs w:val="28"/>
          <w:lang w:val="en-US" w:eastAsia="ru-RU"/>
        </w:rPr>
      </w:pPr>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21" w:author="Unknown" w:date=""/>
          <w:rFonts w:eastAsia="Times New Roman" w:cs="Consolas" w:asciiTheme="majorHAnsi" w:hAnsiTheme="majorHAnsi"/>
          <w:color w:val="333333"/>
          <w:spacing w:val="2"/>
          <w:sz w:val="28"/>
          <w:szCs w:val="28"/>
          <w:lang w:val="en-US" w:eastAsia="ru-RU"/>
        </w:rPr>
      </w:pPr>
      <w:ins w:id="222" w:author="Unknown">
        <w:r>
          <w:rPr>
            <w:rFonts w:eastAsia="Times New Roman" w:cs="Consolas" w:asciiTheme="majorHAnsi" w:hAnsiTheme="majorHAnsi"/>
            <w:color w:val="333333"/>
            <w:spacing w:val="2"/>
            <w:sz w:val="28"/>
            <w:szCs w:val="28"/>
            <w:lang w:val="en-US" w:eastAsia="ru-RU"/>
          </w:rPr>
          <w:t>X, y_true = make_blobs(n_samples = 500, centers = 4, cluster_std = 0.40, random_state = 0)</w:t>
        </w:r>
      </w:ins>
    </w:p>
    <w:p>
      <w:pPr>
        <w:shd w:val="clear" w:color="auto" w:fill="FFFFFF"/>
        <w:spacing w:after="375" w:line="240" w:lineRule="auto"/>
        <w:rPr>
          <w:ins w:id="223" w:author="Unknown" w:date=""/>
          <w:rFonts w:eastAsia="Times New Roman" w:cs="Arial" w:asciiTheme="majorHAnsi" w:hAnsiTheme="majorHAnsi"/>
          <w:color w:val="000000"/>
          <w:spacing w:val="2"/>
          <w:sz w:val="28"/>
          <w:szCs w:val="28"/>
          <w:lang w:eastAsia="ru-RU"/>
        </w:rPr>
      </w:pPr>
      <w:ins w:id="224" w:author="Unknown">
        <w:r>
          <w:rPr>
            <w:rFonts w:eastAsia="Times New Roman" w:cs="Arial" w:asciiTheme="majorHAnsi" w:hAnsiTheme="majorHAnsi"/>
            <w:color w:val="000000"/>
            <w:spacing w:val="2"/>
            <w:sz w:val="28"/>
            <w:szCs w:val="28"/>
            <w:lang w:eastAsia="ru-RU"/>
          </w:rPr>
          <w:t>Инициализируйте переменные как показано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25" w:author="Unknown" w:date=""/>
          <w:rFonts w:eastAsia="Times New Roman" w:cs="Consolas" w:asciiTheme="majorHAnsi" w:hAnsiTheme="majorHAnsi"/>
          <w:color w:val="333333"/>
          <w:spacing w:val="2"/>
          <w:sz w:val="28"/>
          <w:szCs w:val="28"/>
          <w:lang w:eastAsia="ru-RU"/>
        </w:rPr>
      </w:pPr>
      <w:ins w:id="226" w:author="Unknown">
        <w:r>
          <w:rPr>
            <w:rFonts w:eastAsia="Times New Roman" w:cs="Consolas" w:asciiTheme="majorHAnsi" w:hAnsiTheme="majorHAnsi"/>
            <w:color w:val="333333"/>
            <w:spacing w:val="2"/>
            <w:sz w:val="28"/>
            <w:szCs w:val="28"/>
            <w:lang w:eastAsia="ru-RU"/>
          </w:rPr>
          <w:t>scores =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27" w:author="Unknown" w:date=""/>
          <w:rFonts w:eastAsia="Times New Roman" w:cs="Consolas" w:asciiTheme="majorHAnsi" w:hAnsiTheme="majorHAnsi"/>
          <w:color w:val="333333"/>
          <w:spacing w:val="2"/>
          <w:sz w:val="28"/>
          <w:szCs w:val="28"/>
          <w:lang w:eastAsia="ru-RU"/>
        </w:rPr>
      </w:pPr>
      <w:ins w:id="228" w:author="Unknown">
        <w:r>
          <w:rPr>
            <w:rFonts w:eastAsia="Times New Roman" w:cs="Consolas" w:asciiTheme="majorHAnsi" w:hAnsiTheme="majorHAnsi"/>
            <w:color w:val="333333"/>
            <w:spacing w:val="2"/>
            <w:sz w:val="28"/>
            <w:szCs w:val="28"/>
            <w:lang w:eastAsia="ru-RU"/>
          </w:rPr>
          <w:t>values = np.arange(2, 10)</w:t>
        </w:r>
      </w:ins>
    </w:p>
    <w:p>
      <w:pPr>
        <w:shd w:val="clear" w:color="auto" w:fill="FFFFFF"/>
        <w:spacing w:after="375" w:line="240" w:lineRule="auto"/>
        <w:rPr>
          <w:ins w:id="229" w:author="Unknown" w:date=""/>
          <w:rFonts w:eastAsia="Times New Roman" w:cs="Arial" w:asciiTheme="majorHAnsi" w:hAnsiTheme="majorHAnsi"/>
          <w:color w:val="000000"/>
          <w:spacing w:val="2"/>
          <w:sz w:val="28"/>
          <w:szCs w:val="28"/>
          <w:lang w:eastAsia="ru-RU"/>
        </w:rPr>
      </w:pPr>
      <w:ins w:id="230" w:author="Unknown">
        <w:r>
          <w:rPr>
            <w:rFonts w:eastAsia="Times New Roman" w:cs="Arial" w:asciiTheme="majorHAnsi" w:hAnsiTheme="majorHAnsi"/>
            <w:color w:val="000000"/>
            <w:spacing w:val="2"/>
            <w:sz w:val="28"/>
            <w:szCs w:val="28"/>
            <w:lang w:eastAsia="ru-RU"/>
          </w:rPr>
          <w:t>Нам нужно пройти через модель K-средних по всем значениям, а также обучить ее входным данным.</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31" w:author="Unknown" w:date=""/>
          <w:rFonts w:eastAsia="Times New Roman" w:cs="Consolas" w:asciiTheme="majorHAnsi" w:hAnsiTheme="majorHAnsi"/>
          <w:color w:val="333333"/>
          <w:spacing w:val="2"/>
          <w:sz w:val="28"/>
          <w:szCs w:val="28"/>
          <w:lang w:val="en-US" w:eastAsia="ru-RU"/>
        </w:rPr>
      </w:pPr>
      <w:ins w:id="232" w:author="Unknown">
        <w:r>
          <w:rPr>
            <w:rFonts w:eastAsia="Times New Roman" w:cs="Consolas" w:asciiTheme="majorHAnsi" w:hAnsiTheme="majorHAnsi"/>
            <w:color w:val="333333"/>
            <w:spacing w:val="2"/>
            <w:sz w:val="28"/>
            <w:szCs w:val="28"/>
            <w:lang w:val="en-US" w:eastAsia="ru-RU"/>
          </w:rPr>
          <w:t>for num_clusters in values: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33" w:author="Unknown" w:date=""/>
          <w:rFonts w:eastAsia="Times New Roman" w:cs="Consolas" w:asciiTheme="majorHAnsi" w:hAnsiTheme="majorHAnsi"/>
          <w:color w:val="333333"/>
          <w:spacing w:val="2"/>
          <w:sz w:val="28"/>
          <w:szCs w:val="28"/>
          <w:lang w:val="en-US" w:eastAsia="ru-RU"/>
        </w:rPr>
      </w:pPr>
      <w:ins w:id="234" w:author="Unknown">
        <w:r>
          <w:rPr>
            <w:rFonts w:eastAsia="Times New Roman" w:cs="Consolas" w:asciiTheme="majorHAnsi" w:hAnsiTheme="majorHAnsi"/>
            <w:color w:val="333333"/>
            <w:spacing w:val="2"/>
            <w:sz w:val="28"/>
            <w:szCs w:val="28"/>
            <w:lang w:val="en-US" w:eastAsia="ru-RU"/>
          </w:rPr>
          <w:t>kmeans = KMeans(init = 'k-means++', n_clusters = num_clusters, n_init = 10)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35" w:author="Unknown" w:date=""/>
          <w:rFonts w:eastAsia="Times New Roman" w:cs="Consolas" w:asciiTheme="majorHAnsi" w:hAnsiTheme="majorHAnsi"/>
          <w:color w:val="333333"/>
          <w:spacing w:val="2"/>
          <w:sz w:val="28"/>
          <w:szCs w:val="28"/>
          <w:lang w:eastAsia="ru-RU"/>
        </w:rPr>
      </w:pPr>
      <w:ins w:id="236" w:author="Unknown">
        <w:r>
          <w:rPr>
            <w:rFonts w:eastAsia="Times New Roman" w:cs="Consolas" w:asciiTheme="majorHAnsi" w:hAnsiTheme="majorHAnsi"/>
            <w:color w:val="333333"/>
            <w:spacing w:val="2"/>
            <w:sz w:val="28"/>
            <w:szCs w:val="28"/>
            <w:lang w:eastAsia="ru-RU"/>
          </w:rPr>
          <w:t>kmeans.fit(X)</w:t>
        </w:r>
      </w:ins>
    </w:p>
    <w:p>
      <w:pPr>
        <w:shd w:val="clear" w:color="auto" w:fill="FFFFFF"/>
        <w:spacing w:after="375" w:line="240" w:lineRule="auto"/>
        <w:rPr>
          <w:ins w:id="237" w:author="Unknown" w:date=""/>
          <w:rFonts w:eastAsia="Times New Roman" w:cs="Arial" w:asciiTheme="majorHAnsi" w:hAnsiTheme="majorHAnsi"/>
          <w:color w:val="000000"/>
          <w:spacing w:val="2"/>
          <w:sz w:val="28"/>
          <w:szCs w:val="28"/>
          <w:lang w:eastAsia="ru-RU"/>
        </w:rPr>
      </w:pPr>
      <w:ins w:id="238" w:author="Unknown">
        <w:r>
          <w:rPr>
            <w:rFonts w:eastAsia="Times New Roman" w:cs="Arial" w:asciiTheme="majorHAnsi" w:hAnsiTheme="majorHAnsi"/>
            <w:color w:val="000000"/>
            <w:spacing w:val="2"/>
            <w:sz w:val="28"/>
            <w:szCs w:val="28"/>
            <w:lang w:eastAsia="ru-RU"/>
          </w:rPr>
          <w:t>Теперь оцените оценку силуэта для текущей модели кластеризации, используя евклидову метрику расстояния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39" w:author="Unknown" w:date=""/>
          <w:rFonts w:eastAsia="Times New Roman" w:cs="Consolas" w:asciiTheme="majorHAnsi" w:hAnsiTheme="majorHAnsi"/>
          <w:color w:val="333333"/>
          <w:spacing w:val="2"/>
          <w:sz w:val="28"/>
          <w:szCs w:val="28"/>
          <w:lang w:val="en-US" w:eastAsia="ru-RU"/>
        </w:rPr>
      </w:pPr>
      <w:ins w:id="240" w:author="Unknown">
        <w:r>
          <w:rPr>
            <w:rFonts w:eastAsia="Times New Roman" w:cs="Consolas" w:asciiTheme="majorHAnsi" w:hAnsiTheme="majorHAnsi"/>
            <w:color w:val="333333"/>
            <w:spacing w:val="2"/>
            <w:sz w:val="28"/>
            <w:szCs w:val="28"/>
            <w:lang w:val="en-US" w:eastAsia="ru-RU"/>
          </w:rPr>
          <w:t>score = metrics.silhouette_score(X, kmeans.labels_,</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41" w:author="Unknown" w:date=""/>
          <w:rFonts w:eastAsia="Times New Roman" w:cs="Consolas" w:asciiTheme="majorHAnsi" w:hAnsiTheme="majorHAnsi"/>
          <w:color w:val="333333"/>
          <w:spacing w:val="2"/>
          <w:sz w:val="28"/>
          <w:szCs w:val="28"/>
          <w:lang w:val="en-US" w:eastAsia="ru-RU"/>
        </w:rPr>
      </w:pPr>
      <w:ins w:id="242" w:author="Unknown">
        <w:r>
          <w:rPr>
            <w:rFonts w:eastAsia="Times New Roman" w:cs="Consolas" w:asciiTheme="majorHAnsi" w:hAnsiTheme="majorHAnsi"/>
            <w:color w:val="333333"/>
            <w:spacing w:val="2"/>
            <w:sz w:val="28"/>
            <w:szCs w:val="28"/>
            <w:lang w:val="en-US" w:eastAsia="ru-RU"/>
          </w:rPr>
          <w:t>metric = 'euclidean', sample_size = len(X))</w:t>
        </w:r>
      </w:ins>
    </w:p>
    <w:p>
      <w:pPr>
        <w:shd w:val="clear" w:color="auto" w:fill="FFFFFF"/>
        <w:spacing w:after="375" w:line="240" w:lineRule="auto"/>
        <w:rPr>
          <w:ins w:id="243" w:author="Unknown" w:date=""/>
          <w:rFonts w:eastAsia="Times New Roman" w:cs="Arial" w:asciiTheme="majorHAnsi" w:hAnsiTheme="majorHAnsi"/>
          <w:color w:val="000000"/>
          <w:spacing w:val="2"/>
          <w:sz w:val="28"/>
          <w:szCs w:val="28"/>
          <w:lang w:eastAsia="ru-RU"/>
        </w:rPr>
      </w:pPr>
      <w:ins w:id="244" w:author="Unknown">
        <w:r>
          <w:rPr>
            <w:rFonts w:eastAsia="Times New Roman" w:cs="Arial" w:asciiTheme="majorHAnsi" w:hAnsiTheme="majorHAnsi"/>
            <w:color w:val="000000"/>
            <w:spacing w:val="2"/>
            <w:sz w:val="28"/>
            <w:szCs w:val="28"/>
            <w:lang w:eastAsia="ru-RU"/>
          </w:rPr>
          <w:t>Следующая строка кода поможет в отображении количества кластеров, а также показателя Силуэт.</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45" w:author="Unknown" w:date=""/>
          <w:rFonts w:eastAsia="Times New Roman" w:cs="Consolas" w:asciiTheme="majorHAnsi" w:hAnsiTheme="majorHAnsi"/>
          <w:color w:val="333333"/>
          <w:spacing w:val="2"/>
          <w:sz w:val="28"/>
          <w:szCs w:val="28"/>
          <w:lang w:val="en-US" w:eastAsia="ru-RU"/>
        </w:rPr>
      </w:pPr>
      <w:ins w:id="246" w:author="Unknown">
        <w:r>
          <w:rPr>
            <w:rFonts w:eastAsia="Times New Roman" w:cs="Consolas" w:asciiTheme="majorHAnsi" w:hAnsiTheme="majorHAnsi"/>
            <w:color w:val="333333"/>
            <w:spacing w:val="2"/>
            <w:sz w:val="28"/>
            <w:szCs w:val="28"/>
            <w:lang w:val="en-US" w:eastAsia="ru-RU"/>
          </w:rPr>
          <w:t>print("\nNumber of clusters =", num_clusters)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47" w:author="Unknown" w:date=""/>
          <w:rFonts w:eastAsia="Times New Roman" w:cs="Consolas" w:asciiTheme="majorHAnsi" w:hAnsiTheme="majorHAnsi"/>
          <w:color w:val="333333"/>
          <w:spacing w:val="2"/>
          <w:sz w:val="28"/>
          <w:szCs w:val="28"/>
          <w:lang w:val="en-US" w:eastAsia="ru-RU"/>
        </w:rPr>
      </w:pPr>
      <w:ins w:id="248" w:author="Unknown">
        <w:r>
          <w:rPr>
            <w:rFonts w:eastAsia="Times New Roman" w:cs="Consolas" w:asciiTheme="majorHAnsi" w:hAnsiTheme="majorHAnsi"/>
            <w:color w:val="333333"/>
            <w:spacing w:val="2"/>
            <w:sz w:val="28"/>
            <w:szCs w:val="28"/>
            <w:lang w:val="en-US" w:eastAsia="ru-RU"/>
          </w:rPr>
          <w:t>print("Silhouette score =", score)</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49" w:author="Unknown" w:date=""/>
          <w:rFonts w:eastAsia="Times New Roman" w:cs="Consolas" w:asciiTheme="majorHAnsi" w:hAnsiTheme="majorHAnsi"/>
          <w:color w:val="333333"/>
          <w:spacing w:val="2"/>
          <w:sz w:val="28"/>
          <w:szCs w:val="28"/>
          <w:lang w:val="en-US" w:eastAsia="ru-RU"/>
        </w:rPr>
      </w:pPr>
      <w:ins w:id="250" w:author="Unknown">
        <w:r>
          <w:rPr>
            <w:rFonts w:eastAsia="Times New Roman" w:cs="Consolas" w:asciiTheme="majorHAnsi" w:hAnsiTheme="majorHAnsi"/>
            <w:color w:val="333333"/>
            <w:spacing w:val="2"/>
            <w:sz w:val="28"/>
            <w:szCs w:val="28"/>
            <w:lang w:val="en-US" w:eastAsia="ru-RU"/>
          </w:rPr>
          <w:t>scores.append(score)</w:t>
        </w:r>
      </w:ins>
    </w:p>
    <w:p>
      <w:pPr>
        <w:shd w:val="clear" w:color="auto" w:fill="FFFFFF"/>
        <w:spacing w:after="375" w:line="240" w:lineRule="auto"/>
        <w:rPr>
          <w:ins w:id="251" w:author="Unknown" w:date=""/>
          <w:rFonts w:eastAsia="Times New Roman" w:cs="Arial" w:asciiTheme="majorHAnsi" w:hAnsiTheme="majorHAnsi"/>
          <w:color w:val="000000"/>
          <w:spacing w:val="2"/>
          <w:sz w:val="28"/>
          <w:szCs w:val="28"/>
          <w:lang w:eastAsia="ru-RU"/>
        </w:rPr>
      </w:pPr>
      <w:ins w:id="252" w:author="Unknown">
        <w:r>
          <w:rPr>
            <w:rFonts w:eastAsia="Times New Roman" w:cs="Arial" w:asciiTheme="majorHAnsi" w:hAnsiTheme="majorHAnsi"/>
            <w:color w:val="000000"/>
            <w:spacing w:val="2"/>
            <w:sz w:val="28"/>
            <w:szCs w:val="28"/>
            <w:lang w:eastAsia="ru-RU"/>
          </w:rPr>
          <w:t>Вы получите следующий вывод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53" w:author="Unknown" w:date=""/>
          <w:rFonts w:eastAsia="Times New Roman" w:cs="Consolas" w:asciiTheme="majorHAnsi" w:hAnsiTheme="majorHAnsi"/>
          <w:color w:val="333333"/>
          <w:spacing w:val="2"/>
          <w:sz w:val="28"/>
          <w:szCs w:val="28"/>
          <w:lang w:eastAsia="ru-RU"/>
        </w:rPr>
      </w:pPr>
      <w:ins w:id="254" w:author="Unknown">
        <w:r>
          <w:rPr>
            <w:rFonts w:eastAsia="Times New Roman" w:cs="Consolas" w:asciiTheme="majorHAnsi" w:hAnsiTheme="majorHAnsi"/>
            <w:color w:val="333333"/>
            <w:spacing w:val="2"/>
            <w:sz w:val="28"/>
            <w:szCs w:val="28"/>
            <w:lang w:eastAsia="ru-RU"/>
          </w:rPr>
          <w:t>Number of clusters = 9</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55" w:author="Unknown" w:date=""/>
          <w:rFonts w:eastAsia="Times New Roman" w:cs="Consolas" w:asciiTheme="majorHAnsi" w:hAnsiTheme="majorHAnsi"/>
          <w:color w:val="333333"/>
          <w:spacing w:val="2"/>
          <w:sz w:val="28"/>
          <w:szCs w:val="28"/>
          <w:lang w:val="en-US" w:eastAsia="ru-RU"/>
        </w:rPr>
      </w:pPr>
      <w:ins w:id="256" w:author="Unknown">
        <w:r>
          <w:rPr>
            <w:rFonts w:eastAsia="Times New Roman" w:cs="Consolas" w:asciiTheme="majorHAnsi" w:hAnsiTheme="majorHAnsi"/>
            <w:color w:val="333333"/>
            <w:spacing w:val="2"/>
            <w:sz w:val="28"/>
            <w:szCs w:val="28"/>
            <w:lang w:val="en-US" w:eastAsia="ru-RU"/>
          </w:rPr>
          <w:t>Silhouette score = 0.340391138371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57" w:author="Unknown" w:date=""/>
          <w:rFonts w:eastAsia="Times New Roman" w:cs="Consolas" w:asciiTheme="majorHAnsi" w:hAnsiTheme="majorHAnsi"/>
          <w:color w:val="333333"/>
          <w:spacing w:val="2"/>
          <w:sz w:val="28"/>
          <w:szCs w:val="28"/>
          <w:lang w:val="en-US" w:eastAsia="ru-RU"/>
        </w:rPr>
      </w:pPr>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58" w:author="Unknown" w:date=""/>
          <w:rFonts w:eastAsia="Times New Roman" w:cs="Consolas" w:asciiTheme="majorHAnsi" w:hAnsiTheme="majorHAnsi"/>
          <w:color w:val="333333"/>
          <w:spacing w:val="2"/>
          <w:sz w:val="28"/>
          <w:szCs w:val="28"/>
          <w:lang w:val="en-US" w:eastAsia="ru-RU"/>
        </w:rPr>
      </w:pPr>
      <w:ins w:id="259" w:author="Unknown">
        <w:r>
          <w:rPr>
            <w:rFonts w:eastAsia="Times New Roman" w:cs="Consolas" w:asciiTheme="majorHAnsi" w:hAnsiTheme="majorHAnsi"/>
            <w:color w:val="333333"/>
            <w:spacing w:val="2"/>
            <w:sz w:val="28"/>
            <w:szCs w:val="28"/>
            <w:lang w:val="en-US" w:eastAsia="ru-RU"/>
          </w:rPr>
          <w:t>num_clusters = np.argmax(scores) + values[0]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60" w:author="Unknown" w:date=""/>
          <w:rFonts w:eastAsia="Times New Roman" w:cs="Consolas" w:asciiTheme="majorHAnsi" w:hAnsiTheme="majorHAnsi"/>
          <w:color w:val="333333"/>
          <w:spacing w:val="2"/>
          <w:sz w:val="28"/>
          <w:szCs w:val="28"/>
          <w:lang w:val="en-US" w:eastAsia="ru-RU"/>
        </w:rPr>
      </w:pPr>
      <w:ins w:id="261" w:author="Unknown">
        <w:r>
          <w:rPr>
            <w:rFonts w:eastAsia="Times New Roman" w:cs="Consolas" w:asciiTheme="majorHAnsi" w:hAnsiTheme="majorHAnsi"/>
            <w:color w:val="333333"/>
            <w:spacing w:val="2"/>
            <w:sz w:val="28"/>
            <w:szCs w:val="28"/>
            <w:lang w:val="en-US" w:eastAsia="ru-RU"/>
          </w:rPr>
          <w:t>print('\nOptimal number of clusters =', num_clusters)</w:t>
        </w:r>
      </w:ins>
    </w:p>
    <w:p>
      <w:pPr>
        <w:shd w:val="clear" w:color="auto" w:fill="FFFFFF"/>
        <w:spacing w:after="375" w:line="240" w:lineRule="auto"/>
        <w:rPr>
          <w:ins w:id="262" w:author="Unknown" w:date=""/>
          <w:rFonts w:eastAsia="Times New Roman" w:cs="Arial" w:asciiTheme="majorHAnsi" w:hAnsiTheme="majorHAnsi"/>
          <w:color w:val="000000"/>
          <w:spacing w:val="2"/>
          <w:sz w:val="28"/>
          <w:szCs w:val="28"/>
          <w:lang w:eastAsia="ru-RU"/>
        </w:rPr>
      </w:pPr>
      <w:ins w:id="263" w:author="Unknown">
        <w:r>
          <w:rPr>
            <w:rFonts w:eastAsia="Times New Roman" w:cs="Arial" w:asciiTheme="majorHAnsi" w:hAnsiTheme="majorHAnsi"/>
            <w:color w:val="000000"/>
            <w:spacing w:val="2"/>
            <w:sz w:val="28"/>
            <w:szCs w:val="28"/>
            <w:lang w:eastAsia="ru-RU"/>
          </w:rPr>
          <w:t>Теперь вывод для оптимального количества кластеров будет следующим:</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64" w:author="Unknown" w:date=""/>
          <w:rFonts w:eastAsia="Times New Roman" w:cs="Consolas" w:asciiTheme="majorHAnsi" w:hAnsiTheme="majorHAnsi"/>
          <w:color w:val="333333"/>
          <w:spacing w:val="2"/>
          <w:sz w:val="28"/>
          <w:szCs w:val="28"/>
          <w:lang w:val="en-US" w:eastAsia="ru-RU"/>
        </w:rPr>
      </w:pPr>
      <w:ins w:id="265" w:author="Unknown">
        <w:r>
          <w:rPr>
            <w:rFonts w:eastAsia="Times New Roman" w:cs="Consolas" w:asciiTheme="majorHAnsi" w:hAnsiTheme="majorHAnsi"/>
            <w:color w:val="333333"/>
            <w:spacing w:val="2"/>
            <w:sz w:val="28"/>
            <w:szCs w:val="28"/>
            <w:lang w:val="en-US" w:eastAsia="ru-RU"/>
          </w:rPr>
          <w:t>Optimal number of clusters = 2</w:t>
        </w:r>
      </w:ins>
    </w:p>
    <w:p>
      <w:pPr>
        <w:shd w:val="clear" w:color="auto" w:fill="FFFFFF"/>
        <w:spacing w:before="450" w:after="225" w:line="240" w:lineRule="auto"/>
        <w:outlineLvl w:val="1"/>
        <w:rPr>
          <w:ins w:id="266" w:author="Unknown" w:date=""/>
          <w:rFonts w:eastAsia="Times New Roman" w:cs="Times New Roman" w:asciiTheme="majorHAnsi" w:hAnsiTheme="majorHAnsi"/>
          <w:b/>
          <w:bCs/>
          <w:color w:val="2A2F35"/>
          <w:spacing w:val="2"/>
          <w:sz w:val="28"/>
          <w:szCs w:val="28"/>
          <w:lang w:val="en-US" w:eastAsia="ru-RU"/>
        </w:rPr>
      </w:pPr>
      <w:ins w:id="267" w:author="Unknown">
        <w:r>
          <w:rPr>
            <w:rFonts w:eastAsia="Times New Roman" w:cs="Times New Roman" w:asciiTheme="majorHAnsi" w:hAnsiTheme="majorHAnsi"/>
            <w:b/>
            <w:bCs/>
            <w:color w:val="2A2F35"/>
            <w:spacing w:val="2"/>
            <w:sz w:val="28"/>
            <w:szCs w:val="28"/>
            <w:lang w:eastAsia="ru-RU"/>
          </w:rPr>
          <w:t>Нахождение</w:t>
        </w:r>
      </w:ins>
      <w:ins w:id="268" w:author="Unknown">
        <w:r>
          <w:rPr>
            <w:rFonts w:eastAsia="Times New Roman" w:cs="Times New Roman" w:asciiTheme="majorHAnsi" w:hAnsiTheme="majorHAnsi"/>
            <w:b/>
            <w:bCs/>
            <w:color w:val="2A2F35"/>
            <w:spacing w:val="2"/>
            <w:sz w:val="28"/>
            <w:szCs w:val="28"/>
            <w:lang w:val="en-US" w:eastAsia="ru-RU"/>
          </w:rPr>
          <w:t xml:space="preserve"> </w:t>
        </w:r>
      </w:ins>
      <w:ins w:id="269" w:author="Unknown">
        <w:r>
          <w:rPr>
            <w:rFonts w:eastAsia="Times New Roman" w:cs="Times New Roman" w:asciiTheme="majorHAnsi" w:hAnsiTheme="majorHAnsi"/>
            <w:b/>
            <w:bCs/>
            <w:color w:val="2A2F35"/>
            <w:spacing w:val="2"/>
            <w:sz w:val="28"/>
            <w:szCs w:val="28"/>
            <w:lang w:eastAsia="ru-RU"/>
          </w:rPr>
          <w:t>ближайших</w:t>
        </w:r>
      </w:ins>
      <w:ins w:id="270" w:author="Unknown">
        <w:r>
          <w:rPr>
            <w:rFonts w:eastAsia="Times New Roman" w:cs="Times New Roman" w:asciiTheme="majorHAnsi" w:hAnsiTheme="majorHAnsi"/>
            <w:b/>
            <w:bCs/>
            <w:color w:val="2A2F35"/>
            <w:spacing w:val="2"/>
            <w:sz w:val="28"/>
            <w:szCs w:val="28"/>
            <w:lang w:val="en-US" w:eastAsia="ru-RU"/>
          </w:rPr>
          <w:t xml:space="preserve"> </w:t>
        </w:r>
      </w:ins>
      <w:ins w:id="271" w:author="Unknown">
        <w:r>
          <w:rPr>
            <w:rFonts w:eastAsia="Times New Roman" w:cs="Times New Roman" w:asciiTheme="majorHAnsi" w:hAnsiTheme="majorHAnsi"/>
            <w:b/>
            <w:bCs/>
            <w:color w:val="2A2F35"/>
            <w:spacing w:val="2"/>
            <w:sz w:val="28"/>
            <w:szCs w:val="28"/>
            <w:lang w:eastAsia="ru-RU"/>
          </w:rPr>
          <w:t>соседей</w:t>
        </w:r>
      </w:ins>
    </w:p>
    <w:p>
      <w:pPr>
        <w:shd w:val="clear" w:color="auto" w:fill="FFFFFF"/>
        <w:spacing w:after="375" w:line="240" w:lineRule="auto"/>
        <w:rPr>
          <w:ins w:id="272" w:author="Unknown" w:date=""/>
          <w:rFonts w:eastAsia="Times New Roman" w:cs="Arial" w:asciiTheme="majorHAnsi" w:hAnsiTheme="majorHAnsi"/>
          <w:color w:val="000000"/>
          <w:spacing w:val="2"/>
          <w:sz w:val="28"/>
          <w:szCs w:val="28"/>
          <w:lang w:eastAsia="ru-RU"/>
        </w:rPr>
      </w:pPr>
      <w:ins w:id="273" w:author="Unknown">
        <w:r>
          <w:rPr>
            <w:rFonts w:eastAsia="Times New Roman" w:cs="Arial" w:asciiTheme="majorHAnsi" w:hAnsiTheme="majorHAnsi"/>
            <w:color w:val="000000"/>
            <w:spacing w:val="2"/>
            <w:sz w:val="28"/>
            <w:szCs w:val="28"/>
            <w:lang w:eastAsia="ru-RU"/>
          </w:rPr>
          <w:t>Если мы хотим создать рекомендательные системы, такие как система рекомендования фильмов, то нам нужно понять концепцию поиска ближайших соседей. Это потому, что система рекомендации использует концепцию ближайших соседей.</w:t>
        </w:r>
      </w:ins>
    </w:p>
    <w:p>
      <w:pPr>
        <w:shd w:val="clear" w:color="auto" w:fill="FFFFFF"/>
        <w:spacing w:after="375" w:line="240" w:lineRule="auto"/>
        <w:rPr>
          <w:ins w:id="274" w:author="Unknown" w:date=""/>
          <w:rFonts w:eastAsia="Times New Roman" w:cs="Arial" w:asciiTheme="majorHAnsi" w:hAnsiTheme="majorHAnsi"/>
          <w:color w:val="000000"/>
          <w:spacing w:val="2"/>
          <w:sz w:val="28"/>
          <w:szCs w:val="28"/>
          <w:lang w:eastAsia="ru-RU"/>
        </w:rPr>
      </w:pPr>
      <w:ins w:id="275" w:author="Unknown">
        <w:r>
          <w:rPr>
            <w:rFonts w:eastAsia="Times New Roman" w:cs="Arial" w:asciiTheme="majorHAnsi" w:hAnsiTheme="majorHAnsi"/>
            <w:b/>
            <w:bCs/>
            <w:color w:val="000000"/>
            <w:spacing w:val="2"/>
            <w:sz w:val="28"/>
            <w:szCs w:val="28"/>
            <w:lang w:eastAsia="ru-RU"/>
          </w:rPr>
          <w:t>Концепция нахождения ближайших соседей</w:t>
        </w:r>
      </w:ins>
      <w:ins w:id="276" w:author="Unknown">
        <w:r>
          <w:rPr>
            <w:rFonts w:eastAsia="Times New Roman" w:cs="Arial" w:asciiTheme="majorHAnsi" w:hAnsiTheme="majorHAnsi"/>
            <w:color w:val="000000"/>
            <w:spacing w:val="2"/>
            <w:sz w:val="28"/>
            <w:szCs w:val="28"/>
            <w:lang w:eastAsia="ru-RU"/>
          </w:rPr>
          <w:t> может быть определена как процесс нахождения ближайшей точки к точке входа из данного набора данных. Основное использование этого алгоритма KNN) K-ближайших соседей) заключается в создании систем классификации, которые классифицируют точку данных о близости точки входных данных к различным классам.</w:t>
        </w:r>
      </w:ins>
    </w:p>
    <w:p>
      <w:pPr>
        <w:shd w:val="clear" w:color="auto" w:fill="FFFFFF"/>
        <w:spacing w:after="375" w:line="240" w:lineRule="auto"/>
        <w:rPr>
          <w:ins w:id="277" w:author="Unknown" w:date=""/>
          <w:rFonts w:eastAsia="Times New Roman" w:cs="Arial" w:asciiTheme="majorHAnsi" w:hAnsiTheme="majorHAnsi"/>
          <w:color w:val="000000"/>
          <w:spacing w:val="2"/>
          <w:sz w:val="28"/>
          <w:szCs w:val="28"/>
          <w:lang w:eastAsia="ru-RU"/>
        </w:rPr>
      </w:pPr>
      <w:ins w:id="278" w:author="Unknown">
        <w:r>
          <w:rPr>
            <w:rFonts w:eastAsia="Times New Roman" w:cs="Arial" w:asciiTheme="majorHAnsi" w:hAnsiTheme="majorHAnsi"/>
            <w:color w:val="000000"/>
            <w:spacing w:val="2"/>
            <w:sz w:val="28"/>
            <w:szCs w:val="28"/>
            <w:lang w:eastAsia="ru-RU"/>
          </w:rPr>
          <w:t>Код Python, приведенный ниже, помогает найти K-ближайших соседей заданного набора данных —</w:t>
        </w:r>
      </w:ins>
    </w:p>
    <w:p>
      <w:pPr>
        <w:shd w:val="clear" w:color="auto" w:fill="FFFFFF"/>
        <w:spacing w:after="375" w:line="240" w:lineRule="auto"/>
        <w:rPr>
          <w:ins w:id="279" w:author="Unknown" w:date=""/>
          <w:rFonts w:eastAsia="Times New Roman" w:cs="Arial" w:asciiTheme="majorHAnsi" w:hAnsiTheme="majorHAnsi"/>
          <w:color w:val="000000"/>
          <w:spacing w:val="2"/>
          <w:sz w:val="28"/>
          <w:szCs w:val="28"/>
          <w:lang w:eastAsia="ru-RU"/>
        </w:rPr>
      </w:pPr>
      <w:ins w:id="280" w:author="Unknown">
        <w:r>
          <w:rPr>
            <w:rFonts w:eastAsia="Times New Roman" w:cs="Arial" w:asciiTheme="majorHAnsi" w:hAnsiTheme="majorHAnsi"/>
            <w:color w:val="000000"/>
            <w:spacing w:val="2"/>
            <w:sz w:val="28"/>
            <w:szCs w:val="28"/>
            <w:lang w:eastAsia="ru-RU"/>
          </w:rPr>
          <w:t>Импортируйте необходимые пакеты, как показано ниже. Здесь мы используем модуль </w:t>
        </w:r>
      </w:ins>
      <w:ins w:id="281" w:author="Unknown">
        <w:r>
          <w:rPr>
            <w:rFonts w:eastAsia="Times New Roman" w:cs="Arial" w:asciiTheme="majorHAnsi" w:hAnsiTheme="majorHAnsi"/>
            <w:b/>
            <w:bCs/>
            <w:color w:val="000000"/>
            <w:spacing w:val="2"/>
            <w:sz w:val="28"/>
            <w:szCs w:val="28"/>
            <w:lang w:eastAsia="ru-RU"/>
          </w:rPr>
          <w:t>NearestNeighbors</w:t>
        </w:r>
      </w:ins>
      <w:ins w:id="282" w:author="Unknown">
        <w:r>
          <w:rPr>
            <w:rFonts w:eastAsia="Times New Roman" w:cs="Arial" w:asciiTheme="majorHAnsi" w:hAnsiTheme="majorHAnsi"/>
            <w:color w:val="000000"/>
            <w:spacing w:val="2"/>
            <w:sz w:val="28"/>
            <w:szCs w:val="28"/>
            <w:lang w:eastAsia="ru-RU"/>
          </w:rPr>
          <w:t> из пакета </w:t>
        </w:r>
      </w:ins>
      <w:ins w:id="283" w:author="Unknown">
        <w:r>
          <w:rPr>
            <w:rFonts w:eastAsia="Times New Roman" w:cs="Arial" w:asciiTheme="majorHAnsi" w:hAnsiTheme="majorHAnsi"/>
            <w:b/>
            <w:bCs/>
            <w:color w:val="000000"/>
            <w:spacing w:val="2"/>
            <w:sz w:val="28"/>
            <w:szCs w:val="28"/>
            <w:lang w:eastAsia="ru-RU"/>
          </w:rPr>
          <w:t>sklearn</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84" w:author="Unknown" w:date=""/>
          <w:rFonts w:eastAsia="Times New Roman" w:cs="Consolas" w:asciiTheme="majorHAnsi" w:hAnsiTheme="majorHAnsi"/>
          <w:color w:val="333333"/>
          <w:spacing w:val="2"/>
          <w:sz w:val="28"/>
          <w:szCs w:val="28"/>
          <w:lang w:val="en-US" w:eastAsia="ru-RU"/>
        </w:rPr>
      </w:pPr>
      <w:ins w:id="285" w:author="Unknown">
        <w:r>
          <w:rPr>
            <w:rFonts w:eastAsia="Times New Roman" w:cs="Consolas" w:asciiTheme="majorHAnsi" w:hAnsiTheme="majorHAnsi"/>
            <w:color w:val="333333"/>
            <w:spacing w:val="2"/>
            <w:sz w:val="28"/>
            <w:szCs w:val="28"/>
            <w:lang w:val="en-US" w:eastAsia="ru-RU"/>
          </w:rPr>
          <w:t>import numpy as np</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86" w:author="Unknown" w:date=""/>
          <w:rFonts w:eastAsia="Times New Roman" w:cs="Consolas" w:asciiTheme="majorHAnsi" w:hAnsiTheme="majorHAnsi"/>
          <w:color w:val="333333"/>
          <w:spacing w:val="2"/>
          <w:sz w:val="28"/>
          <w:szCs w:val="28"/>
          <w:lang w:val="en-US" w:eastAsia="ru-RU"/>
        </w:rPr>
      </w:pPr>
      <w:ins w:id="287" w:author="Unknown">
        <w:r>
          <w:rPr>
            <w:rFonts w:eastAsia="Times New Roman" w:cs="Consolas" w:asciiTheme="majorHAnsi" w:hAnsiTheme="majorHAnsi"/>
            <w:color w:val="333333"/>
            <w:spacing w:val="2"/>
            <w:sz w:val="28"/>
            <w:szCs w:val="28"/>
            <w:lang w:val="en-US" w:eastAsia="ru-RU"/>
          </w:rPr>
          <w:t>import matplotlib.pyplot as plt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88" w:author="Unknown" w:date=""/>
          <w:rFonts w:eastAsia="Times New Roman" w:cs="Consolas" w:asciiTheme="majorHAnsi" w:hAnsiTheme="majorHAnsi"/>
          <w:color w:val="333333"/>
          <w:spacing w:val="2"/>
          <w:sz w:val="28"/>
          <w:szCs w:val="28"/>
          <w:lang w:val="en-US" w:eastAsia="ru-RU"/>
        </w:rPr>
      </w:pPr>
      <w:ins w:id="289" w:author="Unknown">
        <w:r>
          <w:rPr>
            <w:rFonts w:eastAsia="Times New Roman" w:cs="Consolas" w:asciiTheme="majorHAnsi" w:hAnsiTheme="majorHAnsi"/>
            <w:color w:val="333333"/>
            <w:spacing w:val="2"/>
            <w:sz w:val="28"/>
            <w:szCs w:val="28"/>
            <w:lang w:val="en-US" w:eastAsia="ru-RU"/>
          </w:rPr>
          <w:t>from sklearn.neighbors import NearestNeighbors</w:t>
        </w:r>
      </w:ins>
    </w:p>
    <w:p>
      <w:pPr>
        <w:shd w:val="clear" w:color="auto" w:fill="FFFFFF"/>
        <w:spacing w:after="375" w:line="240" w:lineRule="auto"/>
        <w:rPr>
          <w:ins w:id="290" w:author="Unknown" w:date=""/>
          <w:rFonts w:eastAsia="Times New Roman" w:cs="Arial" w:asciiTheme="majorHAnsi" w:hAnsiTheme="majorHAnsi"/>
          <w:color w:val="000000"/>
          <w:spacing w:val="2"/>
          <w:sz w:val="28"/>
          <w:szCs w:val="28"/>
          <w:lang w:eastAsia="ru-RU"/>
        </w:rPr>
      </w:pPr>
      <w:ins w:id="291" w:author="Unknown">
        <w:r>
          <w:rPr>
            <w:rFonts w:eastAsia="Times New Roman" w:cs="Arial" w:asciiTheme="majorHAnsi" w:hAnsiTheme="majorHAnsi"/>
            <w:color w:val="000000"/>
            <w:spacing w:val="2"/>
            <w:sz w:val="28"/>
            <w:szCs w:val="28"/>
            <w:lang w:eastAsia="ru-RU"/>
          </w:rPr>
          <w:t>Давайте теперь определим входные данные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92" w:author="Unknown" w:date=""/>
          <w:rFonts w:eastAsia="Times New Roman" w:cs="Consolas" w:asciiTheme="majorHAnsi" w:hAnsiTheme="majorHAnsi"/>
          <w:color w:val="333333"/>
          <w:spacing w:val="2"/>
          <w:sz w:val="28"/>
          <w:szCs w:val="28"/>
          <w:lang w:eastAsia="ru-RU"/>
        </w:rPr>
      </w:pPr>
      <w:ins w:id="293" w:author="Unknown">
        <w:r>
          <w:rPr>
            <w:rFonts w:eastAsia="Times New Roman" w:cs="Consolas" w:asciiTheme="majorHAnsi" w:hAnsiTheme="majorHAnsi"/>
            <w:color w:val="333333"/>
            <w:spacing w:val="2"/>
            <w:sz w:val="28"/>
            <w:szCs w:val="28"/>
            <w:lang w:val="en-US" w:eastAsia="ru-RU"/>
          </w:rPr>
          <w:t>A</w:t>
        </w:r>
      </w:ins>
      <w:ins w:id="294" w:author="Unknown">
        <w:r>
          <w:rPr>
            <w:rFonts w:eastAsia="Times New Roman" w:cs="Consolas" w:asciiTheme="majorHAnsi" w:hAnsiTheme="majorHAnsi"/>
            <w:color w:val="333333"/>
            <w:spacing w:val="2"/>
            <w:sz w:val="28"/>
            <w:szCs w:val="28"/>
            <w:lang w:eastAsia="ru-RU"/>
          </w:rPr>
          <w:t xml:space="preserve"> = </w:t>
        </w:r>
      </w:ins>
      <w:ins w:id="295" w:author="Unknown">
        <w:r>
          <w:rPr>
            <w:rFonts w:eastAsia="Times New Roman" w:cs="Consolas" w:asciiTheme="majorHAnsi" w:hAnsiTheme="majorHAnsi"/>
            <w:color w:val="333333"/>
            <w:spacing w:val="2"/>
            <w:sz w:val="28"/>
            <w:szCs w:val="28"/>
            <w:lang w:val="en-US" w:eastAsia="ru-RU"/>
          </w:rPr>
          <w:t>np</w:t>
        </w:r>
      </w:ins>
      <w:ins w:id="296" w:author="Unknown">
        <w:r>
          <w:rPr>
            <w:rFonts w:eastAsia="Times New Roman" w:cs="Consolas" w:asciiTheme="majorHAnsi" w:hAnsiTheme="majorHAnsi"/>
            <w:color w:val="333333"/>
            <w:spacing w:val="2"/>
            <w:sz w:val="28"/>
            <w:szCs w:val="28"/>
            <w:lang w:eastAsia="ru-RU"/>
          </w:rPr>
          <w:t>.</w:t>
        </w:r>
      </w:ins>
      <w:ins w:id="297" w:author="Unknown">
        <w:r>
          <w:rPr>
            <w:rFonts w:eastAsia="Times New Roman" w:cs="Consolas" w:asciiTheme="majorHAnsi" w:hAnsiTheme="majorHAnsi"/>
            <w:color w:val="333333"/>
            <w:spacing w:val="2"/>
            <w:sz w:val="28"/>
            <w:szCs w:val="28"/>
            <w:lang w:val="en-US" w:eastAsia="ru-RU"/>
          </w:rPr>
          <w:t>array</w:t>
        </w:r>
      </w:ins>
      <w:ins w:id="298" w:author="Unknown">
        <w:r>
          <w:rPr>
            <w:rFonts w:eastAsia="Times New Roman" w:cs="Consolas" w:asciiTheme="majorHAnsi" w:hAnsiTheme="majorHAnsi"/>
            <w:color w:val="333333"/>
            <w:spacing w:val="2"/>
            <w:sz w:val="28"/>
            <w:szCs w:val="28"/>
            <w:lang w:eastAsia="ru-RU"/>
          </w:rPr>
          <w:t xml:space="preserve">([[3.1, 2.3], [2.3, 4.2], [3.9, 3.5], [3.7, 6.4], [4.8, 1.9],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299" w:author="Unknown" w:date=""/>
          <w:rFonts w:eastAsia="Times New Roman" w:cs="Consolas" w:asciiTheme="majorHAnsi" w:hAnsiTheme="majorHAnsi"/>
          <w:color w:val="333333"/>
          <w:spacing w:val="2"/>
          <w:sz w:val="28"/>
          <w:szCs w:val="28"/>
          <w:lang w:eastAsia="ru-RU"/>
        </w:rPr>
      </w:pPr>
      <w:ins w:id="300" w:author="Unknown">
        <w:r>
          <w:rPr>
            <w:rFonts w:eastAsia="Times New Roman" w:cs="Consolas" w:asciiTheme="majorHAnsi" w:hAnsiTheme="majorHAnsi"/>
            <w:color w:val="333333"/>
            <w:spacing w:val="2"/>
            <w:sz w:val="28"/>
            <w:szCs w:val="28"/>
            <w:lang w:eastAsia="ru-RU"/>
          </w:rPr>
          <w:t xml:space="preserve">             [8.3, 3.1], [5.2, 7.5], [4.8, 4.7], [3.5, 5.1], [4.4, 2.9],])</w:t>
        </w:r>
      </w:ins>
    </w:p>
    <w:p>
      <w:pPr>
        <w:shd w:val="clear" w:color="auto" w:fill="FFFFFF"/>
        <w:spacing w:after="375" w:line="240" w:lineRule="auto"/>
        <w:rPr>
          <w:ins w:id="301" w:author="Unknown" w:date=""/>
          <w:rFonts w:eastAsia="Times New Roman" w:cs="Arial" w:asciiTheme="majorHAnsi" w:hAnsiTheme="majorHAnsi"/>
          <w:color w:val="000000"/>
          <w:spacing w:val="2"/>
          <w:sz w:val="28"/>
          <w:szCs w:val="28"/>
          <w:lang w:eastAsia="ru-RU"/>
        </w:rPr>
      </w:pPr>
      <w:ins w:id="302" w:author="Unknown">
        <w:r>
          <w:rPr>
            <w:rFonts w:eastAsia="Times New Roman" w:cs="Arial" w:asciiTheme="majorHAnsi" w:hAnsiTheme="majorHAnsi"/>
            <w:color w:val="000000"/>
            <w:spacing w:val="2"/>
            <w:sz w:val="28"/>
            <w:szCs w:val="28"/>
            <w:lang w:eastAsia="ru-RU"/>
          </w:rPr>
          <w:t>Теперь нам нужно определить ближайших соседей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03" w:author="Unknown" w:date=""/>
          <w:rFonts w:eastAsia="Times New Roman" w:cs="Consolas" w:asciiTheme="majorHAnsi" w:hAnsiTheme="majorHAnsi"/>
          <w:color w:val="333333"/>
          <w:spacing w:val="2"/>
          <w:sz w:val="28"/>
          <w:szCs w:val="28"/>
          <w:lang w:eastAsia="ru-RU"/>
        </w:rPr>
      </w:pPr>
      <w:ins w:id="304" w:author="Unknown">
        <w:r>
          <w:rPr>
            <w:rFonts w:eastAsia="Times New Roman" w:cs="Consolas" w:asciiTheme="majorHAnsi" w:hAnsiTheme="majorHAnsi"/>
            <w:color w:val="333333"/>
            <w:spacing w:val="2"/>
            <w:sz w:val="28"/>
            <w:szCs w:val="28"/>
            <w:lang w:eastAsia="ru-RU"/>
          </w:rPr>
          <w:t>k = 3</w:t>
        </w:r>
      </w:ins>
    </w:p>
    <w:p>
      <w:pPr>
        <w:shd w:val="clear" w:color="auto" w:fill="FFFFFF"/>
        <w:spacing w:after="375" w:line="240" w:lineRule="auto"/>
        <w:rPr>
          <w:ins w:id="305" w:author="Unknown" w:date=""/>
          <w:rFonts w:eastAsia="Times New Roman" w:cs="Arial" w:asciiTheme="majorHAnsi" w:hAnsiTheme="majorHAnsi"/>
          <w:color w:val="000000"/>
          <w:spacing w:val="2"/>
          <w:sz w:val="28"/>
          <w:szCs w:val="28"/>
          <w:lang w:eastAsia="ru-RU"/>
        </w:rPr>
      </w:pPr>
      <w:ins w:id="306" w:author="Unknown">
        <w:r>
          <w:rPr>
            <w:rFonts w:eastAsia="Times New Roman" w:cs="Arial" w:asciiTheme="majorHAnsi" w:hAnsiTheme="majorHAnsi"/>
            <w:color w:val="000000"/>
            <w:spacing w:val="2"/>
            <w:sz w:val="28"/>
            <w:szCs w:val="28"/>
            <w:lang w:eastAsia="ru-RU"/>
          </w:rPr>
          <w:t>Нам также нужно предоставить тестовые данные, из которых можно найти ближайших соседей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07" w:author="Unknown" w:date=""/>
          <w:rFonts w:eastAsia="Times New Roman" w:cs="Consolas" w:asciiTheme="majorHAnsi" w:hAnsiTheme="majorHAnsi"/>
          <w:color w:val="333333"/>
          <w:spacing w:val="2"/>
          <w:sz w:val="28"/>
          <w:szCs w:val="28"/>
          <w:lang w:eastAsia="ru-RU"/>
        </w:rPr>
      </w:pPr>
      <w:ins w:id="308" w:author="Unknown">
        <w:r>
          <w:rPr>
            <w:rFonts w:eastAsia="Times New Roman" w:cs="Consolas" w:asciiTheme="majorHAnsi" w:hAnsiTheme="majorHAnsi"/>
            <w:color w:val="333333"/>
            <w:spacing w:val="2"/>
            <w:sz w:val="28"/>
            <w:szCs w:val="28"/>
            <w:lang w:eastAsia="ru-RU"/>
          </w:rPr>
          <w:t>test_data = [3.3, 2.9]</w:t>
        </w:r>
      </w:ins>
    </w:p>
    <w:p>
      <w:pPr>
        <w:shd w:val="clear" w:color="auto" w:fill="FFFFFF"/>
        <w:spacing w:after="375" w:line="240" w:lineRule="auto"/>
        <w:rPr>
          <w:ins w:id="309" w:author="Unknown" w:date=""/>
          <w:rFonts w:eastAsia="Times New Roman" w:cs="Arial" w:asciiTheme="majorHAnsi" w:hAnsiTheme="majorHAnsi"/>
          <w:color w:val="000000"/>
          <w:spacing w:val="2"/>
          <w:sz w:val="28"/>
          <w:szCs w:val="28"/>
          <w:lang w:eastAsia="ru-RU"/>
        </w:rPr>
      </w:pPr>
      <w:ins w:id="310" w:author="Unknown">
        <w:r>
          <w:rPr>
            <w:rFonts w:eastAsia="Times New Roman" w:cs="Arial" w:asciiTheme="majorHAnsi" w:hAnsiTheme="majorHAnsi"/>
            <w:color w:val="000000"/>
            <w:spacing w:val="2"/>
            <w:sz w:val="28"/>
            <w:szCs w:val="28"/>
            <w:lang w:eastAsia="ru-RU"/>
          </w:rPr>
          <w:t>Следующий код может визуализировать и построить входные данные, определенные нами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11" w:author="Unknown" w:date=""/>
          <w:rFonts w:eastAsia="Times New Roman" w:cs="Consolas" w:asciiTheme="majorHAnsi" w:hAnsiTheme="majorHAnsi"/>
          <w:color w:val="333333"/>
          <w:spacing w:val="2"/>
          <w:sz w:val="28"/>
          <w:szCs w:val="28"/>
          <w:lang w:val="en-US" w:eastAsia="ru-RU"/>
        </w:rPr>
      </w:pPr>
      <w:ins w:id="312" w:author="Unknown">
        <w:r>
          <w:rPr>
            <w:rFonts w:eastAsia="Times New Roman" w:cs="Consolas" w:asciiTheme="majorHAnsi" w:hAnsiTheme="majorHAnsi"/>
            <w:color w:val="333333"/>
            <w:spacing w:val="2"/>
            <w:sz w:val="28"/>
            <w:szCs w:val="28"/>
            <w:lang w:val="en-US" w:eastAsia="ru-RU"/>
          </w:rPr>
          <w:t>plt.figure()</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13" w:author="Unknown" w:date=""/>
          <w:rFonts w:eastAsia="Times New Roman" w:cs="Consolas" w:asciiTheme="majorHAnsi" w:hAnsiTheme="majorHAnsi"/>
          <w:color w:val="333333"/>
          <w:spacing w:val="2"/>
          <w:sz w:val="28"/>
          <w:szCs w:val="28"/>
          <w:lang w:val="en-US" w:eastAsia="ru-RU"/>
        </w:rPr>
      </w:pPr>
      <w:ins w:id="314" w:author="Unknown">
        <w:r>
          <w:rPr>
            <w:rFonts w:eastAsia="Times New Roman" w:cs="Consolas" w:asciiTheme="majorHAnsi" w:hAnsiTheme="majorHAnsi"/>
            <w:color w:val="333333"/>
            <w:spacing w:val="2"/>
            <w:sz w:val="28"/>
            <w:szCs w:val="28"/>
            <w:lang w:val="en-US" w:eastAsia="ru-RU"/>
          </w:rPr>
          <w:t>plt.title('Input data')</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15" w:author="Unknown" w:date=""/>
          <w:rFonts w:eastAsia="Times New Roman" w:cs="Consolas" w:asciiTheme="majorHAnsi" w:hAnsiTheme="majorHAnsi"/>
          <w:color w:val="333333"/>
          <w:spacing w:val="2"/>
          <w:sz w:val="28"/>
          <w:szCs w:val="28"/>
          <w:lang w:val="en-US" w:eastAsia="ru-RU"/>
        </w:rPr>
      </w:pPr>
      <w:ins w:id="316" w:author="Unknown">
        <w:r>
          <w:rPr>
            <w:rFonts w:eastAsia="Times New Roman" w:cs="Consolas" w:asciiTheme="majorHAnsi" w:hAnsiTheme="majorHAnsi"/>
            <w:color w:val="333333"/>
            <w:spacing w:val="2"/>
            <w:sz w:val="28"/>
            <w:szCs w:val="28"/>
            <w:lang w:val="en-US" w:eastAsia="ru-RU"/>
          </w:rPr>
          <w:t>plt.scatter(A[:,0], A[:,1], marker = 'o', s = 100, color = 'black')</w:t>
        </w:r>
      </w:ins>
    </w:p>
    <w:p>
      <w:pPr>
        <w:shd w:val="clear" w:color="auto" w:fill="FFFFFF"/>
        <w:spacing w:after="375" w:line="240" w:lineRule="auto"/>
        <w:rPr>
          <w:ins w:id="317"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5" name="Прямоугольник 5" descr="Нахождение ближайших соседей"/>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5" o:spid="_x0000_s1026" o:spt="1" alt="Нахождение ближайших соседей"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Na6DDTAAAAAwEAAA8AAAAAAAAAAQAgAAAAIgAAAGRycy9kb3ducmV2&#10;LnhtbFBLAQIUABQAAAAIAIdO4kD4xYHoOgIAABQEAAAOAAAAAAAAAAEAIAAAACIBAABkcnMvZTJv&#10;RG9jLnhtbFBLBQYAAAAABgAGAFkBAADOBQAAAAA=&#10;">
                <v:fill on="f" focussize="0,0"/>
                <v:stroke on="f"/>
                <v:imagedata o:title=""/>
                <o:lock v:ext="edit" aspectratio="t"/>
                <w10:wrap type="none"/>
                <w10:anchorlock/>
              </v:rect>
            </w:pict>
          </mc:Fallback>
        </mc:AlternateContent>
      </w:r>
    </w:p>
    <w:p>
      <w:pPr>
        <w:shd w:val="clear" w:color="auto" w:fill="FFFFFF"/>
        <w:spacing w:after="375" w:line="240" w:lineRule="auto"/>
        <w:rPr>
          <w:ins w:id="318" w:author="Unknown" w:date=""/>
          <w:rFonts w:eastAsia="Times New Roman" w:cs="Arial" w:asciiTheme="majorHAnsi" w:hAnsiTheme="majorHAnsi"/>
          <w:color w:val="000000"/>
          <w:spacing w:val="2"/>
          <w:sz w:val="28"/>
          <w:szCs w:val="28"/>
          <w:lang w:val="en-US" w:eastAsia="ru-RU"/>
        </w:rPr>
      </w:pPr>
      <w:ins w:id="319" w:author="Unknown">
        <w:r>
          <w:rPr>
            <w:rFonts w:eastAsia="Times New Roman" w:cs="Arial" w:asciiTheme="majorHAnsi" w:hAnsiTheme="majorHAnsi"/>
            <w:color w:val="000000"/>
            <w:spacing w:val="2"/>
            <w:sz w:val="28"/>
            <w:szCs w:val="28"/>
            <w:lang w:eastAsia="ru-RU"/>
          </w:rPr>
          <w:t>Теперь нам нужно построить ближайший сосед. Объект</w:t>
        </w:r>
      </w:ins>
      <w:ins w:id="320" w:author="Unknown">
        <w:r>
          <w:rPr>
            <w:rFonts w:eastAsia="Times New Roman" w:cs="Arial" w:asciiTheme="majorHAnsi" w:hAnsiTheme="majorHAnsi"/>
            <w:color w:val="000000"/>
            <w:spacing w:val="2"/>
            <w:sz w:val="28"/>
            <w:szCs w:val="28"/>
            <w:lang w:val="en-US" w:eastAsia="ru-RU"/>
          </w:rPr>
          <w:t xml:space="preserve"> </w:t>
        </w:r>
      </w:ins>
      <w:ins w:id="321" w:author="Unknown">
        <w:r>
          <w:rPr>
            <w:rFonts w:eastAsia="Times New Roman" w:cs="Arial" w:asciiTheme="majorHAnsi" w:hAnsiTheme="majorHAnsi"/>
            <w:color w:val="000000"/>
            <w:spacing w:val="2"/>
            <w:sz w:val="28"/>
            <w:szCs w:val="28"/>
            <w:lang w:eastAsia="ru-RU"/>
          </w:rPr>
          <w:t>также</w:t>
        </w:r>
      </w:ins>
      <w:ins w:id="322" w:author="Unknown">
        <w:r>
          <w:rPr>
            <w:rFonts w:eastAsia="Times New Roman" w:cs="Arial" w:asciiTheme="majorHAnsi" w:hAnsiTheme="majorHAnsi"/>
            <w:color w:val="000000"/>
            <w:spacing w:val="2"/>
            <w:sz w:val="28"/>
            <w:szCs w:val="28"/>
            <w:lang w:val="en-US" w:eastAsia="ru-RU"/>
          </w:rPr>
          <w:t xml:space="preserve"> </w:t>
        </w:r>
      </w:ins>
      <w:ins w:id="323" w:author="Unknown">
        <w:r>
          <w:rPr>
            <w:rFonts w:eastAsia="Times New Roman" w:cs="Arial" w:asciiTheme="majorHAnsi" w:hAnsiTheme="majorHAnsi"/>
            <w:color w:val="000000"/>
            <w:spacing w:val="2"/>
            <w:sz w:val="28"/>
            <w:szCs w:val="28"/>
            <w:lang w:eastAsia="ru-RU"/>
          </w:rPr>
          <w:t>должен</w:t>
        </w:r>
      </w:ins>
      <w:ins w:id="324" w:author="Unknown">
        <w:r>
          <w:rPr>
            <w:rFonts w:eastAsia="Times New Roman" w:cs="Arial" w:asciiTheme="majorHAnsi" w:hAnsiTheme="majorHAnsi"/>
            <w:color w:val="000000"/>
            <w:spacing w:val="2"/>
            <w:sz w:val="28"/>
            <w:szCs w:val="28"/>
            <w:lang w:val="en-US" w:eastAsia="ru-RU"/>
          </w:rPr>
          <w:t xml:space="preserve"> </w:t>
        </w:r>
      </w:ins>
      <w:ins w:id="325" w:author="Unknown">
        <w:r>
          <w:rPr>
            <w:rFonts w:eastAsia="Times New Roman" w:cs="Arial" w:asciiTheme="majorHAnsi" w:hAnsiTheme="majorHAnsi"/>
            <w:color w:val="000000"/>
            <w:spacing w:val="2"/>
            <w:sz w:val="28"/>
            <w:szCs w:val="28"/>
            <w:lang w:eastAsia="ru-RU"/>
          </w:rPr>
          <w:t>быть</w:t>
        </w:r>
      </w:ins>
      <w:ins w:id="326" w:author="Unknown">
        <w:r>
          <w:rPr>
            <w:rFonts w:eastAsia="Times New Roman" w:cs="Arial" w:asciiTheme="majorHAnsi" w:hAnsiTheme="majorHAnsi"/>
            <w:color w:val="000000"/>
            <w:spacing w:val="2"/>
            <w:sz w:val="28"/>
            <w:szCs w:val="28"/>
            <w:lang w:val="en-US" w:eastAsia="ru-RU"/>
          </w:rPr>
          <w:t xml:space="preserve"> </w:t>
        </w:r>
      </w:ins>
      <w:ins w:id="327" w:author="Unknown">
        <w:r>
          <w:rPr>
            <w:rFonts w:eastAsia="Times New Roman" w:cs="Arial" w:asciiTheme="majorHAnsi" w:hAnsiTheme="majorHAnsi"/>
            <w:color w:val="000000"/>
            <w:spacing w:val="2"/>
            <w:sz w:val="28"/>
            <w:szCs w:val="28"/>
            <w:lang w:eastAsia="ru-RU"/>
          </w:rPr>
          <w:t>обучен</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28" w:author="Unknown" w:date=""/>
          <w:rFonts w:eastAsia="Times New Roman" w:cs="Consolas" w:asciiTheme="majorHAnsi" w:hAnsiTheme="majorHAnsi"/>
          <w:color w:val="333333"/>
          <w:spacing w:val="2"/>
          <w:sz w:val="28"/>
          <w:szCs w:val="28"/>
          <w:lang w:val="en-US" w:eastAsia="ru-RU"/>
        </w:rPr>
      </w:pPr>
      <w:ins w:id="329" w:author="Unknown">
        <w:r>
          <w:rPr>
            <w:rFonts w:eastAsia="Times New Roman" w:cs="Consolas" w:asciiTheme="majorHAnsi" w:hAnsiTheme="majorHAnsi"/>
            <w:color w:val="333333"/>
            <w:spacing w:val="2"/>
            <w:sz w:val="28"/>
            <w:szCs w:val="28"/>
            <w:lang w:val="en-US" w:eastAsia="ru-RU"/>
          </w:rPr>
          <w:t>knn_model = NearestNeighbors(n_neighbors = k, algorithm = 'auto').fit(X)</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30" w:author="Unknown" w:date=""/>
          <w:rFonts w:eastAsia="Times New Roman" w:cs="Consolas" w:asciiTheme="majorHAnsi" w:hAnsiTheme="majorHAnsi"/>
          <w:color w:val="333333"/>
          <w:spacing w:val="2"/>
          <w:sz w:val="28"/>
          <w:szCs w:val="28"/>
          <w:lang w:val="en-US" w:eastAsia="ru-RU"/>
        </w:rPr>
      </w:pPr>
      <w:ins w:id="331" w:author="Unknown">
        <w:r>
          <w:rPr>
            <w:rFonts w:eastAsia="Times New Roman" w:cs="Consolas" w:asciiTheme="majorHAnsi" w:hAnsiTheme="majorHAnsi"/>
            <w:color w:val="333333"/>
            <w:spacing w:val="2"/>
            <w:sz w:val="28"/>
            <w:szCs w:val="28"/>
            <w:lang w:val="en-US" w:eastAsia="ru-RU"/>
          </w:rPr>
          <w:t>distances, indices = knn_model.kneighbors([test_data])</w:t>
        </w:r>
      </w:ins>
    </w:p>
    <w:p>
      <w:pPr>
        <w:shd w:val="clear" w:color="auto" w:fill="FFFFFF"/>
        <w:spacing w:after="375" w:line="240" w:lineRule="auto"/>
        <w:rPr>
          <w:ins w:id="332" w:author="Unknown" w:date=""/>
          <w:rFonts w:eastAsia="Times New Roman" w:cs="Arial" w:asciiTheme="majorHAnsi" w:hAnsiTheme="majorHAnsi"/>
          <w:color w:val="000000"/>
          <w:spacing w:val="2"/>
          <w:sz w:val="28"/>
          <w:szCs w:val="28"/>
          <w:lang w:eastAsia="ru-RU"/>
        </w:rPr>
      </w:pPr>
      <w:ins w:id="333" w:author="Unknown">
        <w:r>
          <w:rPr>
            <w:rFonts w:eastAsia="Times New Roman" w:cs="Arial" w:asciiTheme="majorHAnsi" w:hAnsiTheme="majorHAnsi"/>
            <w:color w:val="000000"/>
            <w:spacing w:val="2"/>
            <w:sz w:val="28"/>
            <w:szCs w:val="28"/>
            <w:lang w:eastAsia="ru-RU"/>
          </w:rPr>
          <w:t>Теперь мы можем напечатать K ближайших соседей следующим образом</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34" w:author="Unknown" w:date=""/>
          <w:rFonts w:eastAsia="Times New Roman" w:cs="Consolas" w:asciiTheme="majorHAnsi" w:hAnsiTheme="majorHAnsi"/>
          <w:color w:val="333333"/>
          <w:spacing w:val="2"/>
          <w:sz w:val="28"/>
          <w:szCs w:val="28"/>
          <w:lang w:val="en-US" w:eastAsia="ru-RU"/>
        </w:rPr>
      </w:pPr>
      <w:ins w:id="335" w:author="Unknown">
        <w:r>
          <w:rPr>
            <w:rFonts w:eastAsia="Times New Roman" w:cs="Consolas" w:asciiTheme="majorHAnsi" w:hAnsiTheme="majorHAnsi"/>
            <w:color w:val="333333"/>
            <w:spacing w:val="2"/>
            <w:sz w:val="28"/>
            <w:szCs w:val="28"/>
            <w:lang w:val="en-US" w:eastAsia="ru-RU"/>
          </w:rPr>
          <w:t>print("\nK Nearest Neighbors:")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36" w:author="Unknown" w:date=""/>
          <w:rFonts w:eastAsia="Times New Roman" w:cs="Consolas" w:asciiTheme="majorHAnsi" w:hAnsiTheme="majorHAnsi"/>
          <w:color w:val="333333"/>
          <w:spacing w:val="2"/>
          <w:sz w:val="28"/>
          <w:szCs w:val="28"/>
          <w:lang w:val="en-US" w:eastAsia="ru-RU"/>
        </w:rPr>
      </w:pPr>
      <w:ins w:id="337" w:author="Unknown">
        <w:r>
          <w:rPr>
            <w:rFonts w:eastAsia="Times New Roman" w:cs="Consolas" w:asciiTheme="majorHAnsi" w:hAnsiTheme="majorHAnsi"/>
            <w:color w:val="333333"/>
            <w:spacing w:val="2"/>
            <w:sz w:val="28"/>
            <w:szCs w:val="28"/>
            <w:lang w:val="en-US" w:eastAsia="ru-RU"/>
          </w:rPr>
          <w:t>for rank, index in enumerate(indices[0][:k], start = 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38" w:author="Unknown" w:date=""/>
          <w:rFonts w:eastAsia="Times New Roman" w:cs="Consolas" w:asciiTheme="majorHAnsi" w:hAnsiTheme="majorHAnsi"/>
          <w:color w:val="333333"/>
          <w:spacing w:val="2"/>
          <w:sz w:val="28"/>
          <w:szCs w:val="28"/>
          <w:lang w:val="en-US" w:eastAsia="ru-RU"/>
        </w:rPr>
      </w:pPr>
      <w:ins w:id="339" w:author="Unknown">
        <w:r>
          <w:rPr>
            <w:rFonts w:eastAsia="Times New Roman" w:cs="Consolas" w:asciiTheme="majorHAnsi" w:hAnsiTheme="majorHAnsi"/>
            <w:color w:val="333333"/>
            <w:spacing w:val="2"/>
            <w:sz w:val="28"/>
            <w:szCs w:val="28"/>
            <w:lang w:val="en-US" w:eastAsia="ru-RU"/>
          </w:rPr>
          <w:t xml:space="preserve">   print(str(rank) + " is", A[index])</w:t>
        </w:r>
      </w:ins>
    </w:p>
    <w:p>
      <w:pPr>
        <w:shd w:val="clear" w:color="auto" w:fill="FFFFFF"/>
        <w:spacing w:after="375" w:line="240" w:lineRule="auto"/>
        <w:rPr>
          <w:ins w:id="340" w:author="Unknown" w:date=""/>
          <w:rFonts w:eastAsia="Times New Roman" w:cs="Arial" w:asciiTheme="majorHAnsi" w:hAnsiTheme="majorHAnsi"/>
          <w:color w:val="000000"/>
          <w:spacing w:val="2"/>
          <w:sz w:val="28"/>
          <w:szCs w:val="28"/>
          <w:lang w:eastAsia="ru-RU"/>
        </w:rPr>
      </w:pPr>
      <w:ins w:id="341" w:author="Unknown">
        <w:r>
          <w:rPr>
            <w:rFonts w:eastAsia="Times New Roman" w:cs="Arial" w:asciiTheme="majorHAnsi" w:hAnsiTheme="majorHAnsi"/>
            <w:color w:val="000000"/>
            <w:spacing w:val="2"/>
            <w:sz w:val="28"/>
            <w:szCs w:val="28"/>
            <w:lang w:eastAsia="ru-RU"/>
          </w:rPr>
          <w:t>Мы можем визуализировать ближайших соседей вместе с тестовой точкой данных</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42" w:author="Unknown" w:date=""/>
          <w:rFonts w:eastAsia="Times New Roman" w:cs="Consolas" w:asciiTheme="majorHAnsi" w:hAnsiTheme="majorHAnsi"/>
          <w:color w:val="333333"/>
          <w:spacing w:val="2"/>
          <w:sz w:val="28"/>
          <w:szCs w:val="28"/>
          <w:lang w:val="en-US" w:eastAsia="ru-RU"/>
        </w:rPr>
      </w:pPr>
      <w:ins w:id="343" w:author="Unknown">
        <w:r>
          <w:rPr>
            <w:rFonts w:eastAsia="Times New Roman" w:cs="Consolas" w:asciiTheme="majorHAnsi" w:hAnsiTheme="majorHAnsi"/>
            <w:color w:val="333333"/>
            <w:spacing w:val="2"/>
            <w:sz w:val="28"/>
            <w:szCs w:val="28"/>
            <w:lang w:val="en-US" w:eastAsia="ru-RU"/>
          </w:rPr>
          <w:t>plt.figure()</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44" w:author="Unknown" w:date=""/>
          <w:rFonts w:eastAsia="Times New Roman" w:cs="Consolas" w:asciiTheme="majorHAnsi" w:hAnsiTheme="majorHAnsi"/>
          <w:color w:val="333333"/>
          <w:spacing w:val="2"/>
          <w:sz w:val="28"/>
          <w:szCs w:val="28"/>
          <w:lang w:val="en-US" w:eastAsia="ru-RU"/>
        </w:rPr>
      </w:pPr>
      <w:ins w:id="345" w:author="Unknown">
        <w:r>
          <w:rPr>
            <w:rFonts w:eastAsia="Times New Roman" w:cs="Consolas" w:asciiTheme="majorHAnsi" w:hAnsiTheme="majorHAnsi"/>
            <w:color w:val="333333"/>
            <w:spacing w:val="2"/>
            <w:sz w:val="28"/>
            <w:szCs w:val="28"/>
            <w:lang w:val="en-US" w:eastAsia="ru-RU"/>
          </w:rPr>
          <w:t>plt.title('Nearest neighbors')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46" w:author="Unknown" w:date=""/>
          <w:rFonts w:eastAsia="Times New Roman" w:cs="Consolas" w:asciiTheme="majorHAnsi" w:hAnsiTheme="majorHAnsi"/>
          <w:color w:val="333333"/>
          <w:spacing w:val="2"/>
          <w:sz w:val="28"/>
          <w:szCs w:val="28"/>
          <w:lang w:val="en-US" w:eastAsia="ru-RU"/>
        </w:rPr>
      </w:pPr>
      <w:ins w:id="347" w:author="Unknown">
        <w:r>
          <w:rPr>
            <w:rFonts w:eastAsia="Times New Roman" w:cs="Consolas" w:asciiTheme="majorHAnsi" w:hAnsiTheme="majorHAnsi"/>
            <w:color w:val="333333"/>
            <w:spacing w:val="2"/>
            <w:sz w:val="28"/>
            <w:szCs w:val="28"/>
            <w:lang w:val="en-US" w:eastAsia="ru-RU"/>
          </w:rPr>
          <w:t>plt.scatter(A[:, 0], X[:, 1], marker = 'o', s = 100, color = 'k')</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48" w:author="Unknown" w:date=""/>
          <w:rFonts w:eastAsia="Times New Roman" w:cs="Consolas" w:asciiTheme="majorHAnsi" w:hAnsiTheme="majorHAnsi"/>
          <w:color w:val="333333"/>
          <w:spacing w:val="2"/>
          <w:sz w:val="28"/>
          <w:szCs w:val="28"/>
          <w:lang w:val="en-US" w:eastAsia="ru-RU"/>
        </w:rPr>
      </w:pPr>
      <w:ins w:id="349" w:author="Unknown">
        <w:r>
          <w:rPr>
            <w:rFonts w:eastAsia="Times New Roman" w:cs="Consolas" w:asciiTheme="majorHAnsi" w:hAnsiTheme="majorHAnsi"/>
            <w:color w:val="333333"/>
            <w:spacing w:val="2"/>
            <w:sz w:val="28"/>
            <w:szCs w:val="28"/>
            <w:lang w:val="en-US" w:eastAsia="ru-RU"/>
          </w:rPr>
          <w:t>plt.scatter(A[indices][0][:][:, 0], A[indices][0][:][:, 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50" w:author="Unknown" w:date=""/>
          <w:rFonts w:eastAsia="Times New Roman" w:cs="Consolas" w:asciiTheme="majorHAnsi" w:hAnsiTheme="majorHAnsi"/>
          <w:color w:val="333333"/>
          <w:spacing w:val="2"/>
          <w:sz w:val="28"/>
          <w:szCs w:val="28"/>
          <w:lang w:val="en-US" w:eastAsia="ru-RU"/>
        </w:rPr>
      </w:pPr>
      <w:ins w:id="351" w:author="Unknown">
        <w:r>
          <w:rPr>
            <w:rFonts w:eastAsia="Times New Roman" w:cs="Consolas" w:asciiTheme="majorHAnsi" w:hAnsiTheme="majorHAnsi"/>
            <w:color w:val="333333"/>
            <w:spacing w:val="2"/>
            <w:sz w:val="28"/>
            <w:szCs w:val="28"/>
            <w:lang w:val="en-US" w:eastAsia="ru-RU"/>
          </w:rPr>
          <w:t xml:space="preserve">   marker = 'o', s = 250, color = 'k', facecolors = 'none')</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52" w:author="Unknown" w:date=""/>
          <w:rFonts w:eastAsia="Times New Roman" w:cs="Consolas" w:asciiTheme="majorHAnsi" w:hAnsiTheme="majorHAnsi"/>
          <w:color w:val="333333"/>
          <w:spacing w:val="2"/>
          <w:sz w:val="28"/>
          <w:szCs w:val="28"/>
          <w:lang w:val="en-US" w:eastAsia="ru-RU"/>
        </w:rPr>
      </w:pPr>
      <w:ins w:id="353" w:author="Unknown">
        <w:r>
          <w:rPr>
            <w:rFonts w:eastAsia="Times New Roman" w:cs="Consolas" w:asciiTheme="majorHAnsi" w:hAnsiTheme="majorHAnsi"/>
            <w:color w:val="333333"/>
            <w:spacing w:val="2"/>
            <w:sz w:val="28"/>
            <w:szCs w:val="28"/>
            <w:lang w:val="en-US" w:eastAsia="ru-RU"/>
          </w:rPr>
          <w:t>plt.scatter(test_data[0], test_data[1],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54" w:author="Unknown" w:date=""/>
          <w:rFonts w:eastAsia="Times New Roman" w:cs="Consolas" w:asciiTheme="majorHAnsi" w:hAnsiTheme="majorHAnsi"/>
          <w:color w:val="333333"/>
          <w:spacing w:val="2"/>
          <w:sz w:val="28"/>
          <w:szCs w:val="28"/>
          <w:lang w:val="en-US" w:eastAsia="ru-RU"/>
        </w:rPr>
      </w:pPr>
      <w:ins w:id="355" w:author="Unknown">
        <w:r>
          <w:rPr>
            <w:rFonts w:eastAsia="Times New Roman" w:cs="Consolas" w:asciiTheme="majorHAnsi" w:hAnsiTheme="majorHAnsi"/>
            <w:color w:val="333333"/>
            <w:spacing w:val="2"/>
            <w:sz w:val="28"/>
            <w:szCs w:val="28"/>
            <w:lang w:val="en-US" w:eastAsia="ru-RU"/>
          </w:rPr>
          <w:t xml:space="preserve">   marker = 'x', s = 100, color = 'k')</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56" w:author="Unknown" w:date=""/>
          <w:rFonts w:eastAsia="Times New Roman" w:cs="Consolas" w:asciiTheme="majorHAnsi" w:hAnsiTheme="majorHAnsi"/>
          <w:color w:val="333333"/>
          <w:spacing w:val="2"/>
          <w:sz w:val="28"/>
          <w:szCs w:val="28"/>
          <w:lang w:eastAsia="ru-RU"/>
        </w:rPr>
      </w:pPr>
      <w:ins w:id="357" w:author="Unknown">
        <w:r>
          <w:rPr>
            <w:rFonts w:eastAsia="Times New Roman" w:cs="Consolas" w:asciiTheme="majorHAnsi" w:hAnsiTheme="majorHAnsi"/>
            <w:color w:val="333333"/>
            <w:spacing w:val="2"/>
            <w:sz w:val="28"/>
            <w:szCs w:val="28"/>
            <w:lang w:eastAsia="ru-RU"/>
          </w:rPr>
          <w:t>plt.show()</w:t>
        </w:r>
      </w:ins>
    </w:p>
    <w:p>
      <w:pPr>
        <w:shd w:val="clear" w:color="auto" w:fill="FFFFFF"/>
        <w:spacing w:after="375" w:line="240" w:lineRule="auto"/>
        <w:rPr>
          <w:ins w:id="358"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4" name="Прямоугольник 4" descr="Тестовая точка данных"/>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4" o:spid="_x0000_s1026" o:spt="1" alt="Тестовая точка данных"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1roMNMAAAADAQAADwAAAAAAAAABACAAAAAiAAAAZHJzL2Rvd25yZXYueG1sUEsB&#10;AhQAFAAAAAgAh07iQCYbIzwzAgAABgQAAA4AAAAAAAAAAQAgAAAAIgEAAGRycy9lMm9Eb2MueG1s&#10;UEsFBgAAAAAGAAYAWQEAAMcFAAAAAA==&#10;">
                <v:fill on="f" focussize="0,0"/>
                <v:stroke on="f"/>
                <v:imagedata o:title=""/>
                <o:lock v:ext="edit" aspectratio="t"/>
                <w10:wrap type="none"/>
                <w10:anchorlock/>
              </v:rect>
            </w:pict>
          </mc:Fallback>
        </mc:AlternateContent>
      </w:r>
    </w:p>
    <w:p>
      <w:pPr>
        <w:shd w:val="clear" w:color="auto" w:fill="FFFFFF"/>
        <w:spacing w:before="450" w:after="225" w:line="240" w:lineRule="auto"/>
        <w:outlineLvl w:val="2"/>
        <w:rPr>
          <w:ins w:id="359" w:author="Unknown" w:date=""/>
          <w:rFonts w:eastAsia="Times New Roman" w:cs="Times New Roman" w:asciiTheme="majorHAnsi" w:hAnsiTheme="majorHAnsi"/>
          <w:b/>
          <w:bCs/>
          <w:color w:val="2A2F35"/>
          <w:spacing w:val="2"/>
          <w:sz w:val="28"/>
          <w:szCs w:val="28"/>
          <w:lang w:eastAsia="ru-RU"/>
        </w:rPr>
      </w:pPr>
      <w:ins w:id="360" w:author="Unknown">
        <w:r>
          <w:rPr>
            <w:rFonts w:eastAsia="Times New Roman" w:cs="Times New Roman" w:asciiTheme="majorHAnsi" w:hAnsiTheme="majorHAnsi"/>
            <w:b/>
            <w:bCs/>
            <w:color w:val="2A2F35"/>
            <w:spacing w:val="2"/>
            <w:sz w:val="28"/>
            <w:szCs w:val="28"/>
            <w:lang w:eastAsia="ru-RU"/>
          </w:rPr>
          <w:t>Выход</w:t>
        </w:r>
      </w:ins>
    </w:p>
    <w:p>
      <w:pPr>
        <w:shd w:val="clear" w:color="auto" w:fill="FFFFFF"/>
        <w:spacing w:after="375" w:line="240" w:lineRule="auto"/>
        <w:rPr>
          <w:ins w:id="361" w:author="Unknown" w:date=""/>
          <w:rFonts w:eastAsia="Times New Roman" w:cs="Arial" w:asciiTheme="majorHAnsi" w:hAnsiTheme="majorHAnsi"/>
          <w:color w:val="000000"/>
          <w:spacing w:val="2"/>
          <w:sz w:val="28"/>
          <w:szCs w:val="28"/>
          <w:lang w:eastAsia="ru-RU"/>
        </w:rPr>
      </w:pPr>
      <w:ins w:id="362" w:author="Unknown">
        <w:r>
          <w:rPr>
            <w:rFonts w:eastAsia="Times New Roman" w:cs="Arial" w:asciiTheme="majorHAnsi" w:hAnsiTheme="majorHAnsi"/>
            <w:b/>
            <w:bCs/>
            <w:color w:val="000000"/>
            <w:spacing w:val="2"/>
            <w:sz w:val="28"/>
            <w:szCs w:val="28"/>
            <w:lang w:eastAsia="ru-RU"/>
          </w:rPr>
          <w:t>K Ближайшие соседи</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63" w:author="Unknown" w:date=""/>
          <w:rFonts w:eastAsia="Times New Roman" w:cs="Consolas" w:asciiTheme="majorHAnsi" w:hAnsiTheme="majorHAnsi"/>
          <w:color w:val="333333"/>
          <w:spacing w:val="2"/>
          <w:sz w:val="28"/>
          <w:szCs w:val="28"/>
          <w:lang w:eastAsia="ru-RU"/>
        </w:rPr>
      </w:pPr>
      <w:ins w:id="364" w:author="Unknown">
        <w:r>
          <w:rPr>
            <w:rFonts w:eastAsia="Times New Roman" w:cs="Consolas" w:asciiTheme="majorHAnsi" w:hAnsiTheme="majorHAnsi"/>
            <w:color w:val="333333"/>
            <w:spacing w:val="2"/>
            <w:sz w:val="28"/>
            <w:szCs w:val="28"/>
            <w:lang w:eastAsia="ru-RU"/>
          </w:rPr>
          <w:t>1 is [ 3.1 2.3]</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65" w:author="Unknown" w:date=""/>
          <w:rFonts w:eastAsia="Times New Roman" w:cs="Consolas" w:asciiTheme="majorHAnsi" w:hAnsiTheme="majorHAnsi"/>
          <w:color w:val="333333"/>
          <w:spacing w:val="2"/>
          <w:sz w:val="28"/>
          <w:szCs w:val="28"/>
          <w:lang w:eastAsia="ru-RU"/>
        </w:rPr>
      </w:pPr>
      <w:ins w:id="366" w:author="Unknown">
        <w:r>
          <w:rPr>
            <w:rFonts w:eastAsia="Times New Roman" w:cs="Consolas" w:asciiTheme="majorHAnsi" w:hAnsiTheme="majorHAnsi"/>
            <w:color w:val="333333"/>
            <w:spacing w:val="2"/>
            <w:sz w:val="28"/>
            <w:szCs w:val="28"/>
            <w:lang w:eastAsia="ru-RU"/>
          </w:rPr>
          <w:t>2 is [ 3.9 3.5]</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67" w:author="Unknown" w:date=""/>
          <w:rFonts w:eastAsia="Times New Roman" w:cs="Consolas" w:asciiTheme="majorHAnsi" w:hAnsiTheme="majorHAnsi"/>
          <w:color w:val="333333"/>
          <w:spacing w:val="2"/>
          <w:sz w:val="28"/>
          <w:szCs w:val="28"/>
          <w:lang w:eastAsia="ru-RU"/>
        </w:rPr>
      </w:pPr>
      <w:ins w:id="368" w:author="Unknown">
        <w:r>
          <w:rPr>
            <w:rFonts w:eastAsia="Times New Roman" w:cs="Consolas" w:asciiTheme="majorHAnsi" w:hAnsiTheme="majorHAnsi"/>
            <w:color w:val="333333"/>
            <w:spacing w:val="2"/>
            <w:sz w:val="28"/>
            <w:szCs w:val="28"/>
            <w:lang w:eastAsia="ru-RU"/>
          </w:rPr>
          <w:t>3 is [ 4.4 2.9]</w:t>
        </w:r>
      </w:ins>
    </w:p>
    <w:p>
      <w:pPr>
        <w:shd w:val="clear" w:color="auto" w:fill="FFFFFF"/>
        <w:spacing w:before="450" w:after="225" w:line="240" w:lineRule="auto"/>
        <w:outlineLvl w:val="1"/>
        <w:rPr>
          <w:ins w:id="369" w:author="Unknown" w:date=""/>
          <w:rFonts w:eastAsia="Times New Roman" w:cs="Times New Roman" w:asciiTheme="majorHAnsi" w:hAnsiTheme="majorHAnsi"/>
          <w:b/>
          <w:bCs/>
          <w:color w:val="2A2F35"/>
          <w:spacing w:val="2"/>
          <w:sz w:val="28"/>
          <w:szCs w:val="28"/>
          <w:lang w:eastAsia="ru-RU"/>
        </w:rPr>
      </w:pPr>
      <w:ins w:id="370" w:author="Unknown">
        <w:r>
          <w:rPr>
            <w:rFonts w:eastAsia="Times New Roman" w:cs="Times New Roman" w:asciiTheme="majorHAnsi" w:hAnsiTheme="majorHAnsi"/>
            <w:b/>
            <w:bCs/>
            <w:color w:val="2A2F35"/>
            <w:spacing w:val="2"/>
            <w:sz w:val="28"/>
            <w:szCs w:val="28"/>
            <w:lang w:eastAsia="ru-RU"/>
          </w:rPr>
          <w:t>Классификатор ближайших соседей</w:t>
        </w:r>
      </w:ins>
    </w:p>
    <w:p>
      <w:pPr>
        <w:shd w:val="clear" w:color="auto" w:fill="FFFFFF"/>
        <w:spacing w:after="375" w:line="240" w:lineRule="auto"/>
        <w:rPr>
          <w:ins w:id="371" w:author="Unknown" w:date=""/>
          <w:rFonts w:eastAsia="Times New Roman" w:cs="Arial" w:asciiTheme="majorHAnsi" w:hAnsiTheme="majorHAnsi"/>
          <w:color w:val="000000"/>
          <w:spacing w:val="2"/>
          <w:sz w:val="28"/>
          <w:szCs w:val="28"/>
          <w:lang w:eastAsia="ru-RU"/>
        </w:rPr>
      </w:pPr>
      <w:ins w:id="372" w:author="Unknown">
        <w:r>
          <w:rPr>
            <w:rFonts w:eastAsia="Times New Roman" w:cs="Arial" w:asciiTheme="majorHAnsi" w:hAnsiTheme="majorHAnsi"/>
            <w:color w:val="000000"/>
            <w:spacing w:val="2"/>
            <w:sz w:val="28"/>
            <w:szCs w:val="28"/>
            <w:lang w:eastAsia="ru-RU"/>
          </w:rPr>
          <w:t>Классификатор K-ближайших соседей (KNN) — это классификационная модель, которая использует алгоритм ближайших соседей для классификации данной точки данных. Мы реализовали алгоритм KNN в последнем разделе, а теперь мы собираемся построить классификатор KNN, используя этот алгоритм.</w:t>
        </w:r>
      </w:ins>
    </w:p>
    <w:p>
      <w:pPr>
        <w:shd w:val="clear" w:color="auto" w:fill="FFFFFF"/>
        <w:spacing w:before="450" w:after="225" w:line="240" w:lineRule="auto"/>
        <w:outlineLvl w:val="2"/>
        <w:rPr>
          <w:ins w:id="373" w:author="Unknown" w:date=""/>
          <w:rFonts w:eastAsia="Times New Roman" w:cs="Times New Roman" w:asciiTheme="majorHAnsi" w:hAnsiTheme="majorHAnsi"/>
          <w:b/>
          <w:bCs/>
          <w:color w:val="2A2F35"/>
          <w:spacing w:val="2"/>
          <w:sz w:val="28"/>
          <w:szCs w:val="28"/>
          <w:lang w:eastAsia="ru-RU"/>
        </w:rPr>
      </w:pPr>
      <w:ins w:id="374" w:author="Unknown">
        <w:r>
          <w:rPr>
            <w:rFonts w:eastAsia="Times New Roman" w:cs="Times New Roman" w:asciiTheme="majorHAnsi" w:hAnsiTheme="majorHAnsi"/>
            <w:b/>
            <w:bCs/>
            <w:color w:val="2A2F35"/>
            <w:spacing w:val="2"/>
            <w:sz w:val="28"/>
            <w:szCs w:val="28"/>
            <w:lang w:eastAsia="ru-RU"/>
          </w:rPr>
          <w:t>Концепция классификатора КНН</w:t>
        </w:r>
      </w:ins>
    </w:p>
    <w:p>
      <w:pPr>
        <w:shd w:val="clear" w:color="auto" w:fill="FFFFFF"/>
        <w:spacing w:after="375" w:line="240" w:lineRule="auto"/>
        <w:rPr>
          <w:ins w:id="375" w:author="Unknown" w:date=""/>
          <w:rFonts w:eastAsia="Times New Roman" w:cs="Arial" w:asciiTheme="majorHAnsi" w:hAnsiTheme="majorHAnsi"/>
          <w:color w:val="000000"/>
          <w:spacing w:val="2"/>
          <w:sz w:val="28"/>
          <w:szCs w:val="28"/>
          <w:lang w:eastAsia="ru-RU"/>
        </w:rPr>
      </w:pPr>
      <w:ins w:id="376" w:author="Unknown">
        <w:r>
          <w:rPr>
            <w:rFonts w:eastAsia="Times New Roman" w:cs="Arial" w:asciiTheme="majorHAnsi" w:hAnsiTheme="majorHAnsi"/>
            <w:color w:val="000000"/>
            <w:spacing w:val="2"/>
            <w:sz w:val="28"/>
            <w:szCs w:val="28"/>
            <w:lang w:eastAsia="ru-RU"/>
          </w:rPr>
          <w:t>Основная концепция классификации K-ближайших соседей состоит в том, чтобы найти заранее определенное число, т. Е. «K» — обучающих выборок, ближайших по расстоянию к новой выборке, которую необходимо классифицировать. Новые образцы получат свою этикетку от самих соседей. Классификаторы KNN имеют фиксированную пользовательскую константу для числа соседей, которые должны быть определены. Для расстояния стандартное евклидово расстояние является наиболее распространенным выбором. Классификатор KNN работает непосредственно с изученными образцами, а не создает правила обучения. Алгоритм KNN является одним из самых простых алгоритмов машинного обучения. Это было довольно успешно в большом количестве проблем классификации и регрессии, например, распознавания символов или анализа изображений.</w:t>
        </w:r>
      </w:ins>
    </w:p>
    <w:p>
      <w:pPr>
        <w:shd w:val="clear" w:color="auto" w:fill="FFFFFF"/>
        <w:spacing w:after="375" w:line="240" w:lineRule="auto"/>
        <w:rPr>
          <w:ins w:id="377" w:author="Unknown" w:date=""/>
          <w:rFonts w:eastAsia="Times New Roman" w:cs="Arial" w:asciiTheme="majorHAnsi" w:hAnsiTheme="majorHAnsi"/>
          <w:color w:val="000000"/>
          <w:spacing w:val="2"/>
          <w:sz w:val="28"/>
          <w:szCs w:val="28"/>
          <w:lang w:eastAsia="ru-RU"/>
        </w:rPr>
      </w:pPr>
      <w:ins w:id="378" w:author="Unknown">
        <w:r>
          <w:rPr>
            <w:rFonts w:eastAsia="Times New Roman" w:cs="Arial" w:asciiTheme="majorHAnsi" w:hAnsiTheme="majorHAnsi"/>
            <w:b/>
            <w:bCs/>
            <w:color w:val="000000"/>
            <w:spacing w:val="2"/>
            <w:sz w:val="28"/>
            <w:szCs w:val="28"/>
            <w:lang w:eastAsia="ru-RU"/>
          </w:rPr>
          <w:t>пример</w:t>
        </w:r>
      </w:ins>
    </w:p>
    <w:p>
      <w:pPr>
        <w:shd w:val="clear" w:color="auto" w:fill="FFFFFF"/>
        <w:spacing w:after="375" w:line="240" w:lineRule="auto"/>
        <w:rPr>
          <w:ins w:id="379" w:author="Unknown" w:date=""/>
          <w:rFonts w:eastAsia="Times New Roman" w:cs="Arial" w:asciiTheme="majorHAnsi" w:hAnsiTheme="majorHAnsi"/>
          <w:color w:val="000000"/>
          <w:spacing w:val="2"/>
          <w:sz w:val="28"/>
          <w:szCs w:val="28"/>
          <w:lang w:eastAsia="ru-RU"/>
        </w:rPr>
      </w:pPr>
      <w:ins w:id="380" w:author="Unknown">
        <w:r>
          <w:rPr>
            <w:rFonts w:eastAsia="Times New Roman" w:cs="Arial" w:asciiTheme="majorHAnsi" w:hAnsiTheme="majorHAnsi"/>
            <w:color w:val="000000"/>
            <w:spacing w:val="2"/>
            <w:sz w:val="28"/>
            <w:szCs w:val="28"/>
            <w:lang w:eastAsia="ru-RU"/>
          </w:rPr>
          <w:t>Мы строим классификатор KNN для распознавания цифр. Для этого мы будем использовать набор данных MNIST. Мы напишем этот код в блокноте Jupyter.</w:t>
        </w:r>
      </w:ins>
    </w:p>
    <w:p>
      <w:pPr>
        <w:shd w:val="clear" w:color="auto" w:fill="FFFFFF"/>
        <w:spacing w:after="375" w:line="240" w:lineRule="auto"/>
        <w:rPr>
          <w:ins w:id="381" w:author="Unknown" w:date=""/>
          <w:rFonts w:eastAsia="Times New Roman" w:cs="Arial" w:asciiTheme="majorHAnsi" w:hAnsiTheme="majorHAnsi"/>
          <w:color w:val="000000"/>
          <w:spacing w:val="2"/>
          <w:sz w:val="28"/>
          <w:szCs w:val="28"/>
          <w:lang w:eastAsia="ru-RU"/>
        </w:rPr>
      </w:pPr>
      <w:ins w:id="382" w:author="Unknown">
        <w:r>
          <w:rPr>
            <w:rFonts w:eastAsia="Times New Roman" w:cs="Arial" w:asciiTheme="majorHAnsi" w:hAnsiTheme="majorHAnsi"/>
            <w:color w:val="000000"/>
            <w:spacing w:val="2"/>
            <w:sz w:val="28"/>
            <w:szCs w:val="28"/>
            <w:lang w:eastAsia="ru-RU"/>
          </w:rPr>
          <w:t>Импортируйте необходимые пакеты, как показано ниже.</w:t>
        </w:r>
      </w:ins>
    </w:p>
    <w:p>
      <w:pPr>
        <w:shd w:val="clear" w:color="auto" w:fill="FFFFFF"/>
        <w:spacing w:after="375" w:line="240" w:lineRule="auto"/>
        <w:rPr>
          <w:ins w:id="383" w:author="Unknown" w:date=""/>
          <w:rFonts w:eastAsia="Times New Roman" w:cs="Arial" w:asciiTheme="majorHAnsi" w:hAnsiTheme="majorHAnsi"/>
          <w:color w:val="000000"/>
          <w:spacing w:val="2"/>
          <w:sz w:val="28"/>
          <w:szCs w:val="28"/>
          <w:lang w:eastAsia="ru-RU"/>
        </w:rPr>
      </w:pPr>
      <w:ins w:id="384" w:author="Unknown">
        <w:r>
          <w:rPr>
            <w:rFonts w:eastAsia="Times New Roman" w:cs="Arial" w:asciiTheme="majorHAnsi" w:hAnsiTheme="majorHAnsi"/>
            <w:color w:val="000000"/>
            <w:spacing w:val="2"/>
            <w:sz w:val="28"/>
            <w:szCs w:val="28"/>
            <w:lang w:eastAsia="ru-RU"/>
          </w:rPr>
          <w:t>Здесь мы используем модуль </w:t>
        </w:r>
      </w:ins>
      <w:ins w:id="385" w:author="Unknown">
        <w:r>
          <w:rPr>
            <w:rFonts w:eastAsia="Times New Roman" w:cs="Arial" w:asciiTheme="majorHAnsi" w:hAnsiTheme="majorHAnsi"/>
            <w:b/>
            <w:bCs/>
            <w:color w:val="000000"/>
            <w:spacing w:val="2"/>
            <w:sz w:val="28"/>
            <w:szCs w:val="28"/>
            <w:lang w:eastAsia="ru-RU"/>
          </w:rPr>
          <w:t>KNeighborsClassifier</w:t>
        </w:r>
      </w:ins>
      <w:ins w:id="386" w:author="Unknown">
        <w:r>
          <w:rPr>
            <w:rFonts w:eastAsia="Times New Roman" w:cs="Arial" w:asciiTheme="majorHAnsi" w:hAnsiTheme="majorHAnsi"/>
            <w:color w:val="000000"/>
            <w:spacing w:val="2"/>
            <w:sz w:val="28"/>
            <w:szCs w:val="28"/>
            <w:lang w:eastAsia="ru-RU"/>
          </w:rPr>
          <w:t> из пакета </w:t>
        </w:r>
      </w:ins>
      <w:ins w:id="387" w:author="Unknown">
        <w:r>
          <w:rPr>
            <w:rFonts w:eastAsia="Times New Roman" w:cs="Arial" w:asciiTheme="majorHAnsi" w:hAnsiTheme="majorHAnsi"/>
            <w:b/>
            <w:bCs/>
            <w:color w:val="000000"/>
            <w:spacing w:val="2"/>
            <w:sz w:val="28"/>
            <w:szCs w:val="28"/>
            <w:lang w:eastAsia="ru-RU"/>
          </w:rPr>
          <w:t>sklearn.neighbors</w:t>
        </w:r>
      </w:ins>
      <w:ins w:id="388" w:author="Unknown">
        <w:r>
          <w:rPr>
            <w:rFonts w:eastAsia="Times New Roman" w:cs="Arial" w:asciiTheme="majorHAnsi" w:hAnsiTheme="majorHAnsi"/>
            <w:color w:val="000000"/>
            <w:spacing w:val="2"/>
            <w:sz w:val="28"/>
            <w:szCs w:val="28"/>
            <w:lang w:eastAsia="ru-RU"/>
          </w:rPr>
          <w:t>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89" w:author="Unknown" w:date=""/>
          <w:rFonts w:eastAsia="Times New Roman" w:cs="Consolas" w:asciiTheme="majorHAnsi" w:hAnsiTheme="majorHAnsi"/>
          <w:color w:val="333333"/>
          <w:spacing w:val="2"/>
          <w:sz w:val="28"/>
          <w:szCs w:val="28"/>
          <w:lang w:val="en-US" w:eastAsia="ru-RU"/>
        </w:rPr>
      </w:pPr>
      <w:ins w:id="390" w:author="Unknown">
        <w:r>
          <w:rPr>
            <w:rFonts w:eastAsia="Times New Roman" w:cs="Consolas" w:asciiTheme="majorHAnsi" w:hAnsiTheme="majorHAnsi"/>
            <w:color w:val="333333"/>
            <w:spacing w:val="2"/>
            <w:sz w:val="28"/>
            <w:szCs w:val="28"/>
            <w:lang w:val="en-US" w:eastAsia="ru-RU"/>
          </w:rPr>
          <w:t>from sklearn.datasets import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91" w:author="Unknown" w:date=""/>
          <w:rFonts w:eastAsia="Times New Roman" w:cs="Consolas" w:asciiTheme="majorHAnsi" w:hAnsiTheme="majorHAnsi"/>
          <w:color w:val="333333"/>
          <w:spacing w:val="2"/>
          <w:sz w:val="28"/>
          <w:szCs w:val="28"/>
          <w:lang w:val="en-US" w:eastAsia="ru-RU"/>
        </w:rPr>
      </w:pPr>
      <w:ins w:id="392" w:author="Unknown">
        <w:r>
          <w:rPr>
            <w:rFonts w:eastAsia="Times New Roman" w:cs="Consolas" w:asciiTheme="majorHAnsi" w:hAnsiTheme="majorHAnsi"/>
            <w:color w:val="333333"/>
            <w:spacing w:val="2"/>
            <w:sz w:val="28"/>
            <w:szCs w:val="28"/>
            <w:lang w:val="en-US" w:eastAsia="ru-RU"/>
          </w:rPr>
          <w:t>import pandas as pd</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93" w:author="Unknown" w:date=""/>
          <w:rFonts w:eastAsia="Times New Roman" w:cs="Consolas" w:asciiTheme="majorHAnsi" w:hAnsiTheme="majorHAnsi"/>
          <w:color w:val="333333"/>
          <w:spacing w:val="2"/>
          <w:sz w:val="28"/>
          <w:szCs w:val="28"/>
          <w:lang w:val="en-US" w:eastAsia="ru-RU"/>
        </w:rPr>
      </w:pPr>
      <w:ins w:id="394" w:author="Unknown">
        <w:r>
          <w:rPr>
            <w:rFonts w:eastAsia="Times New Roman" w:cs="Consolas" w:asciiTheme="majorHAnsi" w:hAnsiTheme="majorHAnsi"/>
            <w:color w:val="333333"/>
            <w:spacing w:val="2"/>
            <w:sz w:val="28"/>
            <w:szCs w:val="28"/>
            <w:lang w:val="en-US" w:eastAsia="ru-RU"/>
          </w:rPr>
          <w:t>%matplotlib inline</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95" w:author="Unknown" w:date=""/>
          <w:rFonts w:eastAsia="Times New Roman" w:cs="Consolas" w:asciiTheme="majorHAnsi" w:hAnsiTheme="majorHAnsi"/>
          <w:color w:val="333333"/>
          <w:spacing w:val="2"/>
          <w:sz w:val="28"/>
          <w:szCs w:val="28"/>
          <w:lang w:val="en-US" w:eastAsia="ru-RU"/>
        </w:rPr>
      </w:pPr>
      <w:ins w:id="396" w:author="Unknown">
        <w:r>
          <w:rPr>
            <w:rFonts w:eastAsia="Times New Roman" w:cs="Consolas" w:asciiTheme="majorHAnsi" w:hAnsiTheme="majorHAnsi"/>
            <w:color w:val="333333"/>
            <w:spacing w:val="2"/>
            <w:sz w:val="28"/>
            <w:szCs w:val="28"/>
            <w:lang w:val="en-US" w:eastAsia="ru-RU"/>
          </w:rPr>
          <w:t>from sklearn.neighbors import KNeighborsClassifier</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97" w:author="Unknown" w:date=""/>
          <w:rFonts w:eastAsia="Times New Roman" w:cs="Consolas" w:asciiTheme="majorHAnsi" w:hAnsiTheme="majorHAnsi"/>
          <w:color w:val="333333"/>
          <w:spacing w:val="2"/>
          <w:sz w:val="28"/>
          <w:szCs w:val="28"/>
          <w:lang w:val="en-US" w:eastAsia="ru-RU"/>
        </w:rPr>
      </w:pPr>
      <w:ins w:id="398" w:author="Unknown">
        <w:r>
          <w:rPr>
            <w:rFonts w:eastAsia="Times New Roman" w:cs="Consolas" w:asciiTheme="majorHAnsi" w:hAnsiTheme="majorHAnsi"/>
            <w:color w:val="333333"/>
            <w:spacing w:val="2"/>
            <w:sz w:val="28"/>
            <w:szCs w:val="28"/>
            <w:lang w:val="en-US" w:eastAsia="ru-RU"/>
          </w:rPr>
          <w:t>import matplotlib.pyplot as plt</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399" w:author="Unknown" w:date=""/>
          <w:rFonts w:eastAsia="Times New Roman" w:cs="Consolas" w:asciiTheme="majorHAnsi" w:hAnsiTheme="majorHAnsi"/>
          <w:color w:val="333333"/>
          <w:spacing w:val="2"/>
          <w:sz w:val="28"/>
          <w:szCs w:val="28"/>
          <w:lang w:val="en-US" w:eastAsia="ru-RU"/>
        </w:rPr>
      </w:pPr>
      <w:ins w:id="400" w:author="Unknown">
        <w:r>
          <w:rPr>
            <w:rFonts w:eastAsia="Times New Roman" w:cs="Consolas" w:asciiTheme="majorHAnsi" w:hAnsiTheme="majorHAnsi"/>
            <w:color w:val="333333"/>
            <w:spacing w:val="2"/>
            <w:sz w:val="28"/>
            <w:szCs w:val="28"/>
            <w:lang w:val="en-US" w:eastAsia="ru-RU"/>
          </w:rPr>
          <w:t>import numpy as np</w:t>
        </w:r>
      </w:ins>
    </w:p>
    <w:p>
      <w:pPr>
        <w:shd w:val="clear" w:color="auto" w:fill="FFFFFF"/>
        <w:spacing w:after="375" w:line="240" w:lineRule="auto"/>
        <w:rPr>
          <w:ins w:id="401" w:author="Unknown" w:date=""/>
          <w:rFonts w:eastAsia="Times New Roman" w:cs="Arial" w:asciiTheme="majorHAnsi" w:hAnsiTheme="majorHAnsi"/>
          <w:color w:val="000000"/>
          <w:spacing w:val="2"/>
          <w:sz w:val="28"/>
          <w:szCs w:val="28"/>
          <w:lang w:eastAsia="ru-RU"/>
        </w:rPr>
      </w:pPr>
      <w:ins w:id="402" w:author="Unknown">
        <w:r>
          <w:rPr>
            <w:rFonts w:eastAsia="Times New Roman" w:cs="Arial" w:asciiTheme="majorHAnsi" w:hAnsiTheme="majorHAnsi"/>
            <w:color w:val="000000"/>
            <w:spacing w:val="2"/>
            <w:sz w:val="28"/>
            <w:szCs w:val="28"/>
            <w:lang w:eastAsia="ru-RU"/>
          </w:rPr>
          <w:t>Следующий код будет отображать изображение цифры, чтобы проверить, какое изображение мы должны проверить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03" w:author="Unknown" w:date=""/>
          <w:rFonts w:eastAsia="Times New Roman" w:cs="Consolas" w:asciiTheme="majorHAnsi" w:hAnsiTheme="majorHAnsi"/>
          <w:color w:val="333333"/>
          <w:spacing w:val="2"/>
          <w:sz w:val="28"/>
          <w:szCs w:val="28"/>
          <w:lang w:val="en-US" w:eastAsia="ru-RU"/>
        </w:rPr>
      </w:pPr>
      <w:ins w:id="404" w:author="Unknown">
        <w:r>
          <w:rPr>
            <w:rFonts w:eastAsia="Times New Roman" w:cs="Consolas" w:asciiTheme="majorHAnsi" w:hAnsiTheme="majorHAnsi"/>
            <w:color w:val="333333"/>
            <w:spacing w:val="2"/>
            <w:sz w:val="28"/>
            <w:szCs w:val="28"/>
            <w:lang w:val="en-US" w:eastAsia="ru-RU"/>
          </w:rPr>
          <w:t>def Image_display(i):</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05" w:author="Unknown" w:date=""/>
          <w:rFonts w:eastAsia="Times New Roman" w:cs="Consolas" w:asciiTheme="majorHAnsi" w:hAnsiTheme="majorHAnsi"/>
          <w:color w:val="333333"/>
          <w:spacing w:val="2"/>
          <w:sz w:val="28"/>
          <w:szCs w:val="28"/>
          <w:lang w:val="en-US" w:eastAsia="ru-RU"/>
        </w:rPr>
      </w:pPr>
      <w:ins w:id="406" w:author="Unknown">
        <w:r>
          <w:rPr>
            <w:rFonts w:eastAsia="Times New Roman" w:cs="Consolas" w:asciiTheme="majorHAnsi" w:hAnsiTheme="majorHAnsi"/>
            <w:color w:val="333333"/>
            <w:spacing w:val="2"/>
            <w:sz w:val="28"/>
            <w:szCs w:val="28"/>
            <w:lang w:val="en-US" w:eastAsia="ru-RU"/>
          </w:rPr>
          <w:t xml:space="preserve">   plt.imshow(digit['images'][i],cmap = 'Greys_r')</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07" w:author="Unknown" w:date=""/>
          <w:rFonts w:eastAsia="Times New Roman" w:cs="Consolas" w:asciiTheme="majorHAnsi" w:hAnsiTheme="majorHAnsi"/>
          <w:color w:val="333333"/>
          <w:spacing w:val="2"/>
          <w:sz w:val="28"/>
          <w:szCs w:val="28"/>
          <w:lang w:eastAsia="ru-RU"/>
        </w:rPr>
      </w:pPr>
      <w:ins w:id="408" w:author="Unknown">
        <w:r>
          <w:rPr>
            <w:rFonts w:eastAsia="Times New Roman" w:cs="Consolas" w:asciiTheme="majorHAnsi" w:hAnsiTheme="majorHAnsi"/>
            <w:color w:val="333333"/>
            <w:spacing w:val="2"/>
            <w:sz w:val="28"/>
            <w:szCs w:val="28"/>
            <w:lang w:val="en-US" w:eastAsia="ru-RU"/>
          </w:rPr>
          <w:t xml:space="preserve">   </w:t>
        </w:r>
      </w:ins>
      <w:ins w:id="409" w:author="Unknown">
        <w:r>
          <w:rPr>
            <w:rFonts w:eastAsia="Times New Roman" w:cs="Consolas" w:asciiTheme="majorHAnsi" w:hAnsiTheme="majorHAnsi"/>
            <w:color w:val="333333"/>
            <w:spacing w:val="2"/>
            <w:sz w:val="28"/>
            <w:szCs w:val="28"/>
            <w:lang w:eastAsia="ru-RU"/>
          </w:rPr>
          <w:t>plt.show()</w:t>
        </w:r>
      </w:ins>
    </w:p>
    <w:p>
      <w:pPr>
        <w:shd w:val="clear" w:color="auto" w:fill="FFFFFF"/>
        <w:spacing w:after="375" w:line="240" w:lineRule="auto"/>
        <w:rPr>
          <w:ins w:id="410" w:author="Unknown" w:date=""/>
          <w:rFonts w:eastAsia="Times New Roman" w:cs="Arial" w:asciiTheme="majorHAnsi" w:hAnsiTheme="majorHAnsi"/>
          <w:color w:val="000000"/>
          <w:spacing w:val="2"/>
          <w:sz w:val="28"/>
          <w:szCs w:val="28"/>
          <w:lang w:eastAsia="ru-RU"/>
        </w:rPr>
      </w:pPr>
      <w:ins w:id="411" w:author="Unknown">
        <w:r>
          <w:rPr>
            <w:rFonts w:eastAsia="Times New Roman" w:cs="Arial" w:asciiTheme="majorHAnsi" w:hAnsiTheme="majorHAnsi"/>
            <w:color w:val="000000"/>
            <w:spacing w:val="2"/>
            <w:sz w:val="28"/>
            <w:szCs w:val="28"/>
            <w:lang w:eastAsia="ru-RU"/>
          </w:rPr>
          <w:t>Теперь нам нужно загрузить набор данных MNIST. На самом деле всего 1797 изображений, но мы используем первые 1600 изображений в качестве обучающего образца, а оставшиеся 197 будут сохранены для целей тестирования.</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12" w:author="Unknown" w:date=""/>
          <w:rFonts w:eastAsia="Times New Roman" w:cs="Consolas" w:asciiTheme="majorHAnsi" w:hAnsiTheme="majorHAnsi"/>
          <w:color w:val="333333"/>
          <w:spacing w:val="2"/>
          <w:sz w:val="28"/>
          <w:szCs w:val="28"/>
          <w:lang w:val="en-US" w:eastAsia="ru-RU"/>
        </w:rPr>
      </w:pPr>
      <w:ins w:id="413" w:author="Unknown">
        <w:r>
          <w:rPr>
            <w:rFonts w:eastAsia="Times New Roman" w:cs="Consolas" w:asciiTheme="majorHAnsi" w:hAnsiTheme="majorHAnsi"/>
            <w:color w:val="333333"/>
            <w:spacing w:val="2"/>
            <w:sz w:val="28"/>
            <w:szCs w:val="28"/>
            <w:lang w:val="en-US" w:eastAsia="ru-RU"/>
          </w:rPr>
          <w:t>digit = load_digits()</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14" w:author="Unknown" w:date=""/>
          <w:rFonts w:eastAsia="Times New Roman" w:cs="Consolas" w:asciiTheme="majorHAnsi" w:hAnsiTheme="majorHAnsi"/>
          <w:color w:val="333333"/>
          <w:spacing w:val="2"/>
          <w:sz w:val="28"/>
          <w:szCs w:val="28"/>
          <w:lang w:val="en-US" w:eastAsia="ru-RU"/>
        </w:rPr>
      </w:pPr>
      <w:ins w:id="415" w:author="Unknown">
        <w:r>
          <w:rPr>
            <w:rFonts w:eastAsia="Times New Roman" w:cs="Consolas" w:asciiTheme="majorHAnsi" w:hAnsiTheme="majorHAnsi"/>
            <w:color w:val="333333"/>
            <w:spacing w:val="2"/>
            <w:sz w:val="28"/>
            <w:szCs w:val="28"/>
            <w:lang w:val="en-US" w:eastAsia="ru-RU"/>
          </w:rPr>
          <w:t>digit_d = pd.DataFrame(digit['data'][0:1600])</w:t>
        </w:r>
      </w:ins>
    </w:p>
    <w:p>
      <w:pPr>
        <w:shd w:val="clear" w:color="auto" w:fill="FFFFFF"/>
        <w:spacing w:after="375" w:line="240" w:lineRule="auto"/>
        <w:rPr>
          <w:ins w:id="416" w:author="Unknown" w:date=""/>
          <w:rFonts w:eastAsia="Times New Roman" w:cs="Arial" w:asciiTheme="majorHAnsi" w:hAnsiTheme="majorHAnsi"/>
          <w:color w:val="000000"/>
          <w:spacing w:val="2"/>
          <w:sz w:val="28"/>
          <w:szCs w:val="28"/>
          <w:lang w:eastAsia="ru-RU"/>
        </w:rPr>
      </w:pPr>
      <w:ins w:id="417" w:author="Unknown">
        <w:r>
          <w:rPr>
            <w:rFonts w:eastAsia="Times New Roman" w:cs="Arial" w:asciiTheme="majorHAnsi" w:hAnsiTheme="majorHAnsi"/>
            <w:color w:val="000000"/>
            <w:spacing w:val="2"/>
            <w:sz w:val="28"/>
            <w:szCs w:val="28"/>
            <w:lang w:eastAsia="ru-RU"/>
          </w:rPr>
          <w:t>Теперь при отображении изображений мы можем видеть вывод следующим образом:</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18" w:author="Unknown" w:date=""/>
          <w:rFonts w:eastAsia="Times New Roman" w:cs="Consolas" w:asciiTheme="majorHAnsi" w:hAnsiTheme="majorHAnsi"/>
          <w:color w:val="333333"/>
          <w:spacing w:val="2"/>
          <w:sz w:val="28"/>
          <w:szCs w:val="28"/>
          <w:lang w:eastAsia="ru-RU"/>
        </w:rPr>
      </w:pPr>
      <w:ins w:id="419" w:author="Unknown">
        <w:r>
          <w:rPr>
            <w:rFonts w:eastAsia="Times New Roman" w:cs="Consolas" w:asciiTheme="majorHAnsi" w:hAnsiTheme="majorHAnsi"/>
            <w:color w:val="333333"/>
            <w:spacing w:val="2"/>
            <w:sz w:val="28"/>
            <w:szCs w:val="28"/>
            <w:lang w:eastAsia="ru-RU"/>
          </w:rPr>
          <w:t>Image_display(0)</w:t>
        </w:r>
      </w:ins>
    </w:p>
    <w:p>
      <w:pPr>
        <w:shd w:val="clear" w:color="auto" w:fill="FFFFFF"/>
        <w:spacing w:before="450" w:after="225" w:line="240" w:lineRule="auto"/>
        <w:outlineLvl w:val="2"/>
        <w:rPr>
          <w:ins w:id="420" w:author="Unknown" w:date=""/>
          <w:rFonts w:eastAsia="Times New Roman" w:cs="Times New Roman" w:asciiTheme="majorHAnsi" w:hAnsiTheme="majorHAnsi"/>
          <w:b/>
          <w:bCs/>
          <w:color w:val="2A2F35"/>
          <w:spacing w:val="2"/>
          <w:sz w:val="28"/>
          <w:szCs w:val="28"/>
          <w:lang w:eastAsia="ru-RU"/>
        </w:rPr>
      </w:pPr>
      <w:ins w:id="421" w:author="Unknown">
        <w:r>
          <w:rPr>
            <w:rFonts w:eastAsia="Times New Roman" w:cs="Times New Roman" w:asciiTheme="majorHAnsi" w:hAnsiTheme="majorHAnsi"/>
            <w:b/>
            <w:bCs/>
            <w:color w:val="2A2F35"/>
            <w:spacing w:val="2"/>
            <w:sz w:val="28"/>
            <w:szCs w:val="28"/>
            <w:lang w:eastAsia="ru-RU"/>
          </w:rPr>
          <w:t>Image_display (0)</w:t>
        </w:r>
      </w:ins>
    </w:p>
    <w:p>
      <w:pPr>
        <w:shd w:val="clear" w:color="auto" w:fill="FFFFFF"/>
        <w:spacing w:after="375" w:line="240" w:lineRule="auto"/>
        <w:rPr>
          <w:ins w:id="422" w:author="Unknown" w:date=""/>
          <w:rFonts w:eastAsia="Times New Roman" w:cs="Arial" w:asciiTheme="majorHAnsi" w:hAnsiTheme="majorHAnsi"/>
          <w:color w:val="000000"/>
          <w:spacing w:val="2"/>
          <w:sz w:val="28"/>
          <w:szCs w:val="28"/>
          <w:lang w:eastAsia="ru-RU"/>
        </w:rPr>
      </w:pPr>
      <w:ins w:id="423" w:author="Unknown">
        <w:r>
          <w:rPr>
            <w:rFonts w:eastAsia="Times New Roman" w:cs="Arial" w:asciiTheme="majorHAnsi" w:hAnsiTheme="majorHAnsi"/>
            <w:color w:val="000000"/>
            <w:spacing w:val="2"/>
            <w:sz w:val="28"/>
            <w:szCs w:val="28"/>
            <w:lang w:eastAsia="ru-RU"/>
          </w:rPr>
          <w:t>Изображение 0 отображается следующим образом —</w:t>
        </w:r>
      </w:ins>
    </w:p>
    <w:p>
      <w:pPr>
        <w:shd w:val="clear" w:color="auto" w:fill="FFFFFF"/>
        <w:spacing w:after="375" w:line="240" w:lineRule="auto"/>
        <w:rPr>
          <w:ins w:id="424"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3" name="Прямоугольник 3" descr="Image_display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3" o:spid="_x0000_s1026" o:spt="1" alt="Image_display (0)"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1roMNMAAAADAQAA&#10;DwAAAAAAAAABACAAAAAiAAAAZHJzL2Rvd25yZXYueG1sUEsBAhQAFAAAAAgAh07iQO+/RsMeAgAA&#10;7wMAAA4AAAAAAAAAAQAgAAAAIgEAAGRycy9lMm9Eb2MueG1sUEsFBgAAAAAGAAYAWQEAALIFAAAA&#10;AA==&#10;">
                <v:fill on="f" focussize="0,0"/>
                <v:stroke on="f"/>
                <v:imagedata o:title=""/>
                <o:lock v:ext="edit" aspectratio="t"/>
                <w10:wrap type="none"/>
                <w10:anchorlock/>
              </v:rect>
            </w:pict>
          </mc:Fallback>
        </mc:AlternateContent>
      </w:r>
    </w:p>
    <w:p>
      <w:pPr>
        <w:shd w:val="clear" w:color="auto" w:fill="FFFFFF"/>
        <w:spacing w:before="450" w:after="225" w:line="240" w:lineRule="auto"/>
        <w:outlineLvl w:val="2"/>
        <w:rPr>
          <w:ins w:id="425" w:author="Unknown" w:date=""/>
          <w:rFonts w:eastAsia="Times New Roman" w:cs="Times New Roman" w:asciiTheme="majorHAnsi" w:hAnsiTheme="majorHAnsi"/>
          <w:b/>
          <w:bCs/>
          <w:color w:val="2A2F35"/>
          <w:spacing w:val="2"/>
          <w:sz w:val="28"/>
          <w:szCs w:val="28"/>
          <w:lang w:eastAsia="ru-RU"/>
        </w:rPr>
      </w:pPr>
      <w:ins w:id="426" w:author="Unknown">
        <w:r>
          <w:rPr>
            <w:rFonts w:eastAsia="Times New Roman" w:cs="Times New Roman" w:asciiTheme="majorHAnsi" w:hAnsiTheme="majorHAnsi"/>
            <w:b/>
            <w:bCs/>
            <w:color w:val="2A2F35"/>
            <w:spacing w:val="2"/>
            <w:sz w:val="28"/>
            <w:szCs w:val="28"/>
            <w:lang w:eastAsia="ru-RU"/>
          </w:rPr>
          <w:t>Image_display (9)</w:t>
        </w:r>
      </w:ins>
    </w:p>
    <w:p>
      <w:pPr>
        <w:shd w:val="clear" w:color="auto" w:fill="FFFFFF"/>
        <w:spacing w:after="375" w:line="240" w:lineRule="auto"/>
        <w:rPr>
          <w:ins w:id="427" w:author="Unknown" w:date=""/>
          <w:rFonts w:eastAsia="Times New Roman" w:cs="Arial" w:asciiTheme="majorHAnsi" w:hAnsiTheme="majorHAnsi"/>
          <w:color w:val="000000"/>
          <w:spacing w:val="2"/>
          <w:sz w:val="28"/>
          <w:szCs w:val="28"/>
          <w:lang w:eastAsia="ru-RU"/>
        </w:rPr>
      </w:pPr>
      <w:ins w:id="428" w:author="Unknown">
        <w:r>
          <w:rPr>
            <w:rFonts w:eastAsia="Times New Roman" w:cs="Arial" w:asciiTheme="majorHAnsi" w:hAnsiTheme="majorHAnsi"/>
            <w:color w:val="000000"/>
            <w:spacing w:val="2"/>
            <w:sz w:val="28"/>
            <w:szCs w:val="28"/>
            <w:lang w:eastAsia="ru-RU"/>
          </w:rPr>
          <w:t>Изображение 9 отображается следующим образом —</w:t>
        </w:r>
      </w:ins>
    </w:p>
    <w:p>
      <w:pPr>
        <w:shd w:val="clear" w:color="auto" w:fill="FFFFFF"/>
        <w:spacing w:after="375" w:line="240" w:lineRule="auto"/>
        <w:rPr>
          <w:ins w:id="429"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2" name="Прямоугольник 2" descr="Image_display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2" o:spid="_x0000_s1026" o:spt="1" alt="Image_display (9)"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1roMNMAAAADAQAA&#10;DwAAAAAAAAABACAAAAAiAAAAZHJzL2Rvd25yZXYueG1sUEsBAhQAFAAAAAgAh07iQDle6bIeAgAA&#10;7wMAAA4AAAAAAAAAAQAgAAAAIgEAAGRycy9lMm9Eb2MueG1sUEsFBgAAAAAGAAYAWQEAALIFAAAA&#10;AA==&#10;">
                <v:fill on="f" focussize="0,0"/>
                <v:stroke on="f"/>
                <v:imagedata o:title=""/>
                <o:lock v:ext="edit" aspectratio="t"/>
                <w10:wrap type="none"/>
                <w10:anchorlock/>
              </v:rect>
            </w:pict>
          </mc:Fallback>
        </mc:AlternateContent>
      </w:r>
    </w:p>
    <w:p>
      <w:pPr>
        <w:shd w:val="clear" w:color="auto" w:fill="FFFFFF"/>
        <w:spacing w:before="450" w:after="225" w:line="240" w:lineRule="auto"/>
        <w:outlineLvl w:val="2"/>
        <w:rPr>
          <w:ins w:id="430" w:author="Unknown" w:date=""/>
          <w:rFonts w:eastAsia="Times New Roman" w:cs="Times New Roman" w:asciiTheme="majorHAnsi" w:hAnsiTheme="majorHAnsi"/>
          <w:b/>
          <w:bCs/>
          <w:color w:val="2A2F35"/>
          <w:spacing w:val="2"/>
          <w:sz w:val="28"/>
          <w:szCs w:val="28"/>
          <w:lang w:eastAsia="ru-RU"/>
        </w:rPr>
      </w:pPr>
      <w:ins w:id="431" w:author="Unknown">
        <w:r>
          <w:rPr>
            <w:rFonts w:eastAsia="Times New Roman" w:cs="Times New Roman" w:asciiTheme="majorHAnsi" w:hAnsiTheme="majorHAnsi"/>
            <w:b/>
            <w:bCs/>
            <w:color w:val="2A2F35"/>
            <w:spacing w:val="2"/>
            <w:sz w:val="28"/>
            <w:szCs w:val="28"/>
            <w:lang w:eastAsia="ru-RU"/>
          </w:rPr>
          <w:t>digit.keys ()</w:t>
        </w:r>
      </w:ins>
    </w:p>
    <w:p>
      <w:pPr>
        <w:shd w:val="clear" w:color="auto" w:fill="FFFFFF"/>
        <w:spacing w:after="375" w:line="240" w:lineRule="auto"/>
        <w:rPr>
          <w:ins w:id="432" w:author="Unknown" w:date=""/>
          <w:rFonts w:eastAsia="Times New Roman" w:cs="Arial" w:asciiTheme="majorHAnsi" w:hAnsiTheme="majorHAnsi"/>
          <w:color w:val="000000"/>
          <w:spacing w:val="2"/>
          <w:sz w:val="28"/>
          <w:szCs w:val="28"/>
          <w:lang w:eastAsia="ru-RU"/>
        </w:rPr>
      </w:pPr>
      <w:ins w:id="433" w:author="Unknown">
        <w:r>
          <w:rPr>
            <w:rFonts w:eastAsia="Times New Roman" w:cs="Arial" w:asciiTheme="majorHAnsi" w:hAnsiTheme="majorHAnsi"/>
            <w:color w:val="000000"/>
            <w:spacing w:val="2"/>
            <w:sz w:val="28"/>
            <w:szCs w:val="28"/>
            <w:lang w:eastAsia="ru-RU"/>
          </w:rPr>
          <w:t>Теперь нам нужно создать набор данных обучения и тестирования и предоставить набор данных тестирования для классификаторов KNN.</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34" w:author="Unknown" w:date=""/>
          <w:rFonts w:eastAsia="Times New Roman" w:cs="Consolas" w:asciiTheme="majorHAnsi" w:hAnsiTheme="majorHAnsi"/>
          <w:color w:val="333333"/>
          <w:spacing w:val="2"/>
          <w:sz w:val="28"/>
          <w:szCs w:val="28"/>
          <w:lang w:val="en-US" w:eastAsia="ru-RU"/>
        </w:rPr>
      </w:pPr>
      <w:ins w:id="435" w:author="Unknown">
        <w:r>
          <w:rPr>
            <w:rFonts w:eastAsia="Times New Roman" w:cs="Consolas" w:asciiTheme="majorHAnsi" w:hAnsiTheme="majorHAnsi"/>
            <w:color w:val="333333"/>
            <w:spacing w:val="2"/>
            <w:sz w:val="28"/>
            <w:szCs w:val="28"/>
            <w:lang w:val="en-US" w:eastAsia="ru-RU"/>
          </w:rPr>
          <w:t>train_x = digit['data'][:1600]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36" w:author="Unknown" w:date=""/>
          <w:rFonts w:eastAsia="Times New Roman" w:cs="Consolas" w:asciiTheme="majorHAnsi" w:hAnsiTheme="majorHAnsi"/>
          <w:color w:val="333333"/>
          <w:spacing w:val="2"/>
          <w:sz w:val="28"/>
          <w:szCs w:val="28"/>
          <w:lang w:val="en-US" w:eastAsia="ru-RU"/>
        </w:rPr>
      </w:pPr>
      <w:ins w:id="437" w:author="Unknown">
        <w:r>
          <w:rPr>
            <w:rFonts w:eastAsia="Times New Roman" w:cs="Consolas" w:asciiTheme="majorHAnsi" w:hAnsiTheme="majorHAnsi"/>
            <w:color w:val="333333"/>
            <w:spacing w:val="2"/>
            <w:sz w:val="28"/>
            <w:szCs w:val="28"/>
            <w:lang w:val="en-US" w:eastAsia="ru-RU"/>
          </w:rPr>
          <w:t>train_y = digit['target'][:1600]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38" w:author="Unknown" w:date=""/>
          <w:rFonts w:eastAsia="Times New Roman" w:cs="Consolas" w:asciiTheme="majorHAnsi" w:hAnsiTheme="majorHAnsi"/>
          <w:color w:val="333333"/>
          <w:spacing w:val="2"/>
          <w:sz w:val="28"/>
          <w:szCs w:val="28"/>
          <w:lang w:val="en-US" w:eastAsia="ru-RU"/>
        </w:rPr>
      </w:pPr>
      <w:ins w:id="439" w:author="Unknown">
        <w:r>
          <w:rPr>
            <w:rFonts w:eastAsia="Times New Roman" w:cs="Consolas" w:asciiTheme="majorHAnsi" w:hAnsiTheme="majorHAnsi"/>
            <w:color w:val="333333"/>
            <w:spacing w:val="2"/>
            <w:sz w:val="28"/>
            <w:szCs w:val="28"/>
            <w:lang w:val="en-US" w:eastAsia="ru-RU"/>
          </w:rPr>
          <w:t>KNN = KNeighborsClassifier(20)</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40" w:author="Unknown" w:date=""/>
          <w:rFonts w:eastAsia="Times New Roman" w:cs="Consolas" w:asciiTheme="majorHAnsi" w:hAnsiTheme="majorHAnsi"/>
          <w:color w:val="333333"/>
          <w:spacing w:val="2"/>
          <w:sz w:val="28"/>
          <w:szCs w:val="28"/>
          <w:lang w:val="en-US" w:eastAsia="ru-RU"/>
        </w:rPr>
      </w:pPr>
      <w:ins w:id="441" w:author="Unknown">
        <w:r>
          <w:rPr>
            <w:rFonts w:eastAsia="Times New Roman" w:cs="Consolas" w:asciiTheme="majorHAnsi" w:hAnsiTheme="majorHAnsi"/>
            <w:color w:val="333333"/>
            <w:spacing w:val="2"/>
            <w:sz w:val="28"/>
            <w:szCs w:val="28"/>
            <w:lang w:val="en-US" w:eastAsia="ru-RU"/>
          </w:rPr>
          <w:t>KNN.fit(train_x,train_y)</w:t>
        </w:r>
      </w:ins>
    </w:p>
    <w:p>
      <w:pPr>
        <w:shd w:val="clear" w:color="auto" w:fill="FFFFFF"/>
        <w:spacing w:after="375" w:line="240" w:lineRule="auto"/>
        <w:rPr>
          <w:ins w:id="442" w:author="Unknown" w:date=""/>
          <w:rFonts w:eastAsia="Times New Roman" w:cs="Arial" w:asciiTheme="majorHAnsi" w:hAnsiTheme="majorHAnsi"/>
          <w:color w:val="000000"/>
          <w:spacing w:val="2"/>
          <w:sz w:val="28"/>
          <w:szCs w:val="28"/>
          <w:lang w:eastAsia="ru-RU"/>
        </w:rPr>
      </w:pPr>
      <w:ins w:id="443" w:author="Unknown">
        <w:r>
          <w:rPr>
            <w:rFonts w:eastAsia="Times New Roman" w:cs="Arial" w:asciiTheme="majorHAnsi" w:hAnsiTheme="majorHAnsi"/>
            <w:color w:val="000000"/>
            <w:spacing w:val="2"/>
            <w:sz w:val="28"/>
            <w:szCs w:val="28"/>
            <w:lang w:eastAsia="ru-RU"/>
          </w:rPr>
          <w:t>Следующий вывод создаст конструктор классификатора ближайшего соседа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44" w:author="Unknown" w:date=""/>
          <w:rFonts w:eastAsia="Times New Roman" w:cs="Consolas" w:asciiTheme="majorHAnsi" w:hAnsiTheme="majorHAnsi"/>
          <w:color w:val="333333"/>
          <w:spacing w:val="2"/>
          <w:sz w:val="28"/>
          <w:szCs w:val="28"/>
          <w:lang w:val="en-US" w:eastAsia="ru-RU"/>
        </w:rPr>
      </w:pPr>
      <w:ins w:id="445" w:author="Unknown">
        <w:r>
          <w:rPr>
            <w:rFonts w:eastAsia="Times New Roman" w:cs="Consolas" w:asciiTheme="majorHAnsi" w:hAnsiTheme="majorHAnsi"/>
            <w:color w:val="333333"/>
            <w:spacing w:val="2"/>
            <w:sz w:val="28"/>
            <w:szCs w:val="28"/>
            <w:lang w:val="en-US" w:eastAsia="ru-RU"/>
          </w:rPr>
          <w:t>KNeighborsClassifier(algorithm = 'auto', leaf_size = 30, metric = 'minkowski',</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46" w:author="Unknown" w:date=""/>
          <w:rFonts w:eastAsia="Times New Roman" w:cs="Consolas" w:asciiTheme="majorHAnsi" w:hAnsiTheme="majorHAnsi"/>
          <w:color w:val="333333"/>
          <w:spacing w:val="2"/>
          <w:sz w:val="28"/>
          <w:szCs w:val="28"/>
          <w:lang w:val="en-US" w:eastAsia="ru-RU"/>
        </w:rPr>
      </w:pPr>
      <w:ins w:id="447" w:author="Unknown">
        <w:r>
          <w:rPr>
            <w:rFonts w:eastAsia="Times New Roman" w:cs="Consolas" w:asciiTheme="majorHAnsi" w:hAnsiTheme="majorHAnsi"/>
            <w:color w:val="333333"/>
            <w:spacing w:val="2"/>
            <w:sz w:val="28"/>
            <w:szCs w:val="28"/>
            <w:lang w:val="en-US" w:eastAsia="ru-RU"/>
          </w:rPr>
          <w:t xml:space="preserve">   metric_params = None, n_jobs = 1, n_neighbors = 20, p = 2,</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48" w:author="Unknown" w:date=""/>
          <w:rFonts w:eastAsia="Times New Roman" w:cs="Consolas" w:asciiTheme="majorHAnsi" w:hAnsiTheme="majorHAnsi"/>
          <w:color w:val="333333"/>
          <w:spacing w:val="2"/>
          <w:sz w:val="28"/>
          <w:szCs w:val="28"/>
          <w:lang w:eastAsia="ru-RU"/>
        </w:rPr>
      </w:pPr>
      <w:ins w:id="449" w:author="Unknown">
        <w:r>
          <w:rPr>
            <w:rFonts w:eastAsia="Times New Roman" w:cs="Consolas" w:asciiTheme="majorHAnsi" w:hAnsiTheme="majorHAnsi"/>
            <w:color w:val="333333"/>
            <w:spacing w:val="2"/>
            <w:sz w:val="28"/>
            <w:szCs w:val="28"/>
            <w:lang w:val="en-US" w:eastAsia="ru-RU"/>
          </w:rPr>
          <w:t xml:space="preserve">   </w:t>
        </w:r>
      </w:ins>
      <w:ins w:id="450" w:author="Unknown">
        <w:r>
          <w:rPr>
            <w:rFonts w:eastAsia="Times New Roman" w:cs="Consolas" w:asciiTheme="majorHAnsi" w:hAnsiTheme="majorHAnsi"/>
            <w:color w:val="333333"/>
            <w:spacing w:val="2"/>
            <w:sz w:val="28"/>
            <w:szCs w:val="28"/>
            <w:lang w:eastAsia="ru-RU"/>
          </w:rPr>
          <w:t>weights = 'uniform')</w:t>
        </w:r>
      </w:ins>
    </w:p>
    <w:p>
      <w:pPr>
        <w:shd w:val="clear" w:color="auto" w:fill="FFFFFF"/>
        <w:spacing w:after="375" w:line="240" w:lineRule="auto"/>
        <w:rPr>
          <w:ins w:id="451" w:author="Unknown" w:date=""/>
          <w:rFonts w:eastAsia="Times New Roman" w:cs="Arial" w:asciiTheme="majorHAnsi" w:hAnsiTheme="majorHAnsi"/>
          <w:color w:val="000000"/>
          <w:spacing w:val="2"/>
          <w:sz w:val="28"/>
          <w:szCs w:val="28"/>
          <w:lang w:eastAsia="ru-RU"/>
        </w:rPr>
      </w:pPr>
      <w:ins w:id="452" w:author="Unknown">
        <w:r>
          <w:rPr>
            <w:rFonts w:eastAsia="Times New Roman" w:cs="Arial" w:asciiTheme="majorHAnsi" w:hAnsiTheme="majorHAnsi"/>
            <w:color w:val="000000"/>
            <w:spacing w:val="2"/>
            <w:sz w:val="28"/>
            <w:szCs w:val="28"/>
            <w:lang w:eastAsia="ru-RU"/>
          </w:rPr>
          <w:t>Нам нужно создать тестовый образец, указав любое произвольное число больше 1600, которое было обучающим образцом.</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53" w:author="Unknown" w:date=""/>
          <w:rFonts w:eastAsia="Times New Roman" w:cs="Consolas" w:asciiTheme="majorHAnsi" w:hAnsiTheme="majorHAnsi"/>
          <w:color w:val="333333"/>
          <w:spacing w:val="2"/>
          <w:sz w:val="28"/>
          <w:szCs w:val="28"/>
          <w:lang w:val="en-US" w:eastAsia="ru-RU"/>
        </w:rPr>
      </w:pPr>
      <w:ins w:id="454" w:author="Unknown">
        <w:r>
          <w:rPr>
            <w:rFonts w:eastAsia="Times New Roman" w:cs="Consolas" w:asciiTheme="majorHAnsi" w:hAnsiTheme="majorHAnsi"/>
            <w:color w:val="333333"/>
            <w:spacing w:val="2"/>
            <w:sz w:val="28"/>
            <w:szCs w:val="28"/>
            <w:lang w:val="en-US" w:eastAsia="ru-RU"/>
          </w:rPr>
          <w:t>test = np.array(digit['data'][1725])</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55" w:author="Unknown" w:date=""/>
          <w:rFonts w:eastAsia="Times New Roman" w:cs="Consolas" w:asciiTheme="majorHAnsi" w:hAnsiTheme="majorHAnsi"/>
          <w:color w:val="333333"/>
          <w:spacing w:val="2"/>
          <w:sz w:val="28"/>
          <w:szCs w:val="28"/>
          <w:lang w:val="en-US" w:eastAsia="ru-RU"/>
        </w:rPr>
      </w:pPr>
      <w:ins w:id="456" w:author="Unknown">
        <w:r>
          <w:rPr>
            <w:rFonts w:eastAsia="Times New Roman" w:cs="Consolas" w:asciiTheme="majorHAnsi" w:hAnsiTheme="majorHAnsi"/>
            <w:color w:val="333333"/>
            <w:spacing w:val="2"/>
            <w:sz w:val="28"/>
            <w:szCs w:val="28"/>
            <w:lang w:val="en-US" w:eastAsia="ru-RU"/>
          </w:rPr>
          <w:t>test1 = test.reshape(1,-1)</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57" w:author="Unknown" w:date=""/>
          <w:rFonts w:eastAsia="Times New Roman" w:cs="Consolas" w:asciiTheme="majorHAnsi" w:hAnsiTheme="majorHAnsi"/>
          <w:color w:val="333333"/>
          <w:spacing w:val="2"/>
          <w:sz w:val="28"/>
          <w:szCs w:val="28"/>
          <w:lang w:val="en-US" w:eastAsia="ru-RU"/>
        </w:rPr>
      </w:pPr>
      <w:ins w:id="458" w:author="Unknown">
        <w:r>
          <w:rPr>
            <w:rFonts w:eastAsia="Times New Roman" w:cs="Consolas" w:asciiTheme="majorHAnsi" w:hAnsiTheme="majorHAnsi"/>
            <w:color w:val="333333"/>
            <w:spacing w:val="2"/>
            <w:sz w:val="28"/>
            <w:szCs w:val="28"/>
            <w:lang w:val="en-US" w:eastAsia="ru-RU"/>
          </w:rPr>
          <w:t>Image_display(1725)</w:t>
        </w:r>
      </w:ins>
    </w:p>
    <w:p>
      <w:pPr>
        <w:shd w:val="clear" w:color="auto" w:fill="FFFFFF"/>
        <w:spacing w:before="450" w:after="225" w:line="240" w:lineRule="auto"/>
        <w:outlineLvl w:val="2"/>
        <w:rPr>
          <w:ins w:id="459" w:author="Unknown" w:date=""/>
          <w:rFonts w:eastAsia="Times New Roman" w:cs="Times New Roman" w:asciiTheme="majorHAnsi" w:hAnsiTheme="majorHAnsi"/>
          <w:b/>
          <w:bCs/>
          <w:color w:val="2A2F35"/>
          <w:spacing w:val="2"/>
          <w:sz w:val="28"/>
          <w:szCs w:val="28"/>
          <w:lang w:eastAsia="ru-RU"/>
        </w:rPr>
      </w:pPr>
      <w:ins w:id="460" w:author="Unknown">
        <w:r>
          <w:rPr>
            <w:rFonts w:eastAsia="Times New Roman" w:cs="Times New Roman" w:asciiTheme="majorHAnsi" w:hAnsiTheme="majorHAnsi"/>
            <w:b/>
            <w:bCs/>
            <w:color w:val="2A2F35"/>
            <w:spacing w:val="2"/>
            <w:sz w:val="28"/>
            <w:szCs w:val="28"/>
            <w:lang w:eastAsia="ru-RU"/>
          </w:rPr>
          <w:t>Image_display (6)</w:t>
        </w:r>
      </w:ins>
    </w:p>
    <w:p>
      <w:pPr>
        <w:shd w:val="clear" w:color="auto" w:fill="FFFFFF"/>
        <w:spacing w:after="375" w:line="240" w:lineRule="auto"/>
        <w:rPr>
          <w:ins w:id="461" w:author="Unknown" w:date=""/>
          <w:rFonts w:eastAsia="Times New Roman" w:cs="Arial" w:asciiTheme="majorHAnsi" w:hAnsiTheme="majorHAnsi"/>
          <w:color w:val="000000"/>
          <w:spacing w:val="2"/>
          <w:sz w:val="28"/>
          <w:szCs w:val="28"/>
          <w:lang w:eastAsia="ru-RU"/>
        </w:rPr>
      </w:pPr>
      <w:ins w:id="462" w:author="Unknown">
        <w:r>
          <w:rPr>
            <w:rFonts w:eastAsia="Times New Roman" w:cs="Arial" w:asciiTheme="majorHAnsi" w:hAnsiTheme="majorHAnsi"/>
            <w:color w:val="000000"/>
            <w:spacing w:val="2"/>
            <w:sz w:val="28"/>
            <w:szCs w:val="28"/>
            <w:lang w:eastAsia="ru-RU"/>
          </w:rPr>
          <w:t>Изображение 6 отображается следующим образом —</w:t>
        </w:r>
      </w:ins>
    </w:p>
    <w:p>
      <w:pPr>
        <w:shd w:val="clear" w:color="auto" w:fill="FFFFFF"/>
        <w:spacing w:after="375" w:line="240" w:lineRule="auto"/>
        <w:rPr>
          <w:ins w:id="463" w:author="Unknown" w:date=""/>
          <w:rFonts w:eastAsia="Times New Roman" w:cs="Arial" w:asciiTheme="majorHAnsi" w:hAnsiTheme="majorHAnsi"/>
          <w:color w:val="000000"/>
          <w:spacing w:val="2"/>
          <w:sz w:val="28"/>
          <w:szCs w:val="28"/>
          <w:lang w:eastAsia="ru-RU"/>
        </w:rPr>
      </w:pPr>
      <w:r>
        <w:rPr>
          <w:rFonts w:eastAsia="Times New Roman" w:cs="Arial" w:asciiTheme="majorHAnsi" w:hAnsiTheme="majorHAnsi"/>
          <w:color w:val="000000"/>
          <w:spacing w:val="2"/>
          <w:sz w:val="28"/>
          <w:szCs w:val="28"/>
          <w:lang w:eastAsia="ru-RU"/>
        </w:rPr>
        <mc:AlternateContent>
          <mc:Choice Requires="wps">
            <w:drawing>
              <wp:inline distT="0" distB="0" distL="0" distR="0">
                <wp:extent cx="301625" cy="301625"/>
                <wp:effectExtent l="0" t="0" r="0" b="0"/>
                <wp:docPr id="1" name="Прямоугольник 1" descr="Image_display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Прямоугольник 1" o:spid="_x0000_s1026" o:spt="1" alt="Image_display (6)"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1roMNMAAAADAQAADwAA&#10;AAAAAAABACAAAAAiAAAAZHJzL2Rvd25yZXYueG1sUEsBAhQAFAAAAAgAh07iQHWgAOkbAgAA7wMA&#10;AA4AAAAAAAAAAQAgAAAAIgEAAGRycy9lMm9Eb2MueG1sUEsFBgAAAAAGAAYAWQEAAK8FAAAAAA==&#10;">
                <v:fill on="f" focussize="0,0"/>
                <v:stroke on="f"/>
                <v:imagedata o:title=""/>
                <o:lock v:ext="edit" aspectratio="t"/>
                <w10:wrap type="none"/>
                <w10:anchorlock/>
              </v:rect>
            </w:pict>
          </mc:Fallback>
        </mc:AlternateContent>
      </w:r>
    </w:p>
    <w:p>
      <w:pPr>
        <w:shd w:val="clear" w:color="auto" w:fill="FFFFFF"/>
        <w:spacing w:after="375" w:line="240" w:lineRule="auto"/>
        <w:rPr>
          <w:ins w:id="464" w:author="Unknown" w:date=""/>
          <w:rFonts w:eastAsia="Times New Roman" w:cs="Arial" w:asciiTheme="majorHAnsi" w:hAnsiTheme="majorHAnsi"/>
          <w:color w:val="000000"/>
          <w:spacing w:val="2"/>
          <w:sz w:val="28"/>
          <w:szCs w:val="28"/>
          <w:lang w:eastAsia="ru-RU"/>
        </w:rPr>
      </w:pPr>
      <w:ins w:id="465" w:author="Unknown">
        <w:r>
          <w:rPr>
            <w:rFonts w:eastAsia="Times New Roman" w:cs="Arial" w:asciiTheme="majorHAnsi" w:hAnsiTheme="majorHAnsi"/>
            <w:color w:val="000000"/>
            <w:spacing w:val="2"/>
            <w:sz w:val="28"/>
            <w:szCs w:val="28"/>
            <w:lang w:eastAsia="ru-RU"/>
          </w:rPr>
          <w:t>Теперь мы будем прогнозировать данные теста следующим образом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66" w:author="Unknown" w:date=""/>
          <w:rFonts w:eastAsia="Times New Roman" w:cs="Consolas" w:asciiTheme="majorHAnsi" w:hAnsiTheme="majorHAnsi"/>
          <w:color w:val="333333"/>
          <w:spacing w:val="2"/>
          <w:sz w:val="28"/>
          <w:szCs w:val="28"/>
          <w:lang w:eastAsia="ru-RU"/>
        </w:rPr>
      </w:pPr>
      <w:ins w:id="467" w:author="Unknown">
        <w:r>
          <w:rPr>
            <w:rFonts w:eastAsia="Times New Roman" w:cs="Consolas" w:asciiTheme="majorHAnsi" w:hAnsiTheme="majorHAnsi"/>
            <w:color w:val="333333"/>
            <w:spacing w:val="2"/>
            <w:sz w:val="28"/>
            <w:szCs w:val="28"/>
            <w:lang w:eastAsia="ru-RU"/>
          </w:rPr>
          <w:t>KNN.predict(test1)</w:t>
        </w:r>
      </w:ins>
    </w:p>
    <w:p>
      <w:pPr>
        <w:shd w:val="clear" w:color="auto" w:fill="FFFFFF"/>
        <w:spacing w:after="375" w:line="240" w:lineRule="auto"/>
        <w:rPr>
          <w:ins w:id="468" w:author="Unknown" w:date=""/>
          <w:rFonts w:eastAsia="Times New Roman" w:cs="Arial" w:asciiTheme="majorHAnsi" w:hAnsiTheme="majorHAnsi"/>
          <w:color w:val="000000"/>
          <w:spacing w:val="2"/>
          <w:sz w:val="28"/>
          <w:szCs w:val="28"/>
          <w:lang w:eastAsia="ru-RU"/>
        </w:rPr>
      </w:pPr>
      <w:ins w:id="469" w:author="Unknown">
        <w:r>
          <w:rPr>
            <w:rFonts w:eastAsia="Times New Roman" w:cs="Arial" w:asciiTheme="majorHAnsi" w:hAnsiTheme="majorHAnsi"/>
            <w:color w:val="000000"/>
            <w:spacing w:val="2"/>
            <w:sz w:val="28"/>
            <w:szCs w:val="28"/>
            <w:lang w:eastAsia="ru-RU"/>
          </w:rPr>
          <w:t>Приведенный выше код сгенерирует следующий вывод:</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70" w:author="Unknown" w:date=""/>
          <w:rFonts w:eastAsia="Times New Roman" w:cs="Consolas" w:asciiTheme="majorHAnsi" w:hAnsiTheme="majorHAnsi"/>
          <w:color w:val="333333"/>
          <w:spacing w:val="2"/>
          <w:sz w:val="28"/>
          <w:szCs w:val="28"/>
          <w:lang w:eastAsia="ru-RU"/>
        </w:rPr>
      </w:pPr>
      <w:ins w:id="471" w:author="Unknown">
        <w:r>
          <w:rPr>
            <w:rFonts w:eastAsia="Times New Roman" w:cs="Consolas" w:asciiTheme="majorHAnsi" w:hAnsiTheme="majorHAnsi"/>
            <w:color w:val="333333"/>
            <w:spacing w:val="2"/>
            <w:sz w:val="28"/>
            <w:szCs w:val="28"/>
            <w:lang w:eastAsia="ru-RU"/>
          </w:rPr>
          <w:t>array([6])</w:t>
        </w:r>
      </w:ins>
    </w:p>
    <w:p>
      <w:pPr>
        <w:shd w:val="clear" w:color="auto" w:fill="FFFFFF"/>
        <w:spacing w:after="375" w:line="240" w:lineRule="auto"/>
        <w:rPr>
          <w:ins w:id="472" w:author="Unknown" w:date=""/>
          <w:rFonts w:eastAsia="Times New Roman" w:cs="Arial" w:asciiTheme="majorHAnsi" w:hAnsiTheme="majorHAnsi"/>
          <w:color w:val="000000"/>
          <w:spacing w:val="2"/>
          <w:sz w:val="28"/>
          <w:szCs w:val="28"/>
          <w:lang w:eastAsia="ru-RU"/>
        </w:rPr>
      </w:pPr>
      <w:ins w:id="473" w:author="Unknown">
        <w:r>
          <w:rPr>
            <w:rFonts w:eastAsia="Times New Roman" w:cs="Arial" w:asciiTheme="majorHAnsi" w:hAnsiTheme="majorHAnsi"/>
            <w:color w:val="000000"/>
            <w:spacing w:val="2"/>
            <w:sz w:val="28"/>
            <w:szCs w:val="28"/>
            <w:lang w:eastAsia="ru-RU"/>
          </w:rPr>
          <w:t>Теперь рассмотрим следующее —</w:t>
        </w:r>
      </w:ins>
    </w:p>
    <w:p>
      <w:pPr>
        <w:pBdr>
          <w:top w:val="single" w:color="E2E3E7" w:sz="6" w:space="7"/>
          <w:left w:val="single" w:color="E2E3E7" w:sz="6" w:space="7"/>
          <w:bottom w:val="single" w:color="E2E3E7" w:sz="6" w:space="7"/>
          <w:right w:val="single" w:color="E2E3E7" w:sz="6" w:space="7"/>
        </w:pBdr>
        <w:shd w:val="clear" w:color="auto" w:fill="EF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ins w:id="474" w:author="Unknown" w:date=""/>
          <w:rFonts w:eastAsia="Times New Roman" w:cs="Consolas" w:asciiTheme="majorHAnsi" w:hAnsiTheme="majorHAnsi"/>
          <w:color w:val="333333"/>
          <w:spacing w:val="2"/>
          <w:sz w:val="28"/>
          <w:szCs w:val="28"/>
          <w:lang w:eastAsia="ru-RU"/>
        </w:rPr>
      </w:pPr>
      <w:ins w:id="475" w:author="Unknown">
        <w:r>
          <w:rPr>
            <w:rFonts w:eastAsia="Times New Roman" w:cs="Consolas" w:asciiTheme="majorHAnsi" w:hAnsiTheme="majorHAnsi"/>
            <w:color w:val="333333"/>
            <w:spacing w:val="2"/>
            <w:sz w:val="28"/>
            <w:szCs w:val="28"/>
            <w:lang w:eastAsia="ru-RU"/>
          </w:rPr>
          <w:t>digit['target_names']</w:t>
        </w:r>
      </w:ins>
    </w:p>
    <w:p>
      <w:pPr>
        <w:rPr>
          <w:rFonts w:asciiTheme="majorHAnsi" w:hAnsiTheme="majorHAnsi"/>
          <w:sz w:val="28"/>
          <w:szCs w:val="28"/>
        </w:rPr>
      </w:pPr>
    </w:p>
    <w:p>
      <w:pPr>
        <w:pStyle w:val="4"/>
        <w:shd w:val="clear" w:color="auto" w:fill="FFFFFF"/>
        <w:spacing w:before="180" w:beforeAutospacing="0" w:after="0" w:afterAutospacing="0"/>
        <w:rPr>
          <w:rFonts w:cs="Arial" w:asciiTheme="majorHAnsi" w:hAnsiTheme="majorHAnsi"/>
          <w:color w:val="222222"/>
          <w:sz w:val="28"/>
          <w:szCs w:val="28"/>
        </w:rPr>
      </w:pPr>
      <w:r>
        <w:rPr>
          <w:rFonts w:cs="Arial" w:asciiTheme="majorHAnsi" w:hAnsiTheme="majorHAnsi"/>
          <w:color w:val="222222"/>
          <w:sz w:val="28"/>
          <w:szCs w:val="28"/>
        </w:rPr>
        <w:t>Машинное обучение с Python : кластерный анализ</w:t>
      </w:r>
    </w:p>
    <w:p>
      <w:pPr>
        <w:pStyle w:val="6"/>
        <w:shd w:val="clear" w:color="auto" w:fill="FFFFFF"/>
        <w:rPr>
          <w:rFonts w:cs="Arial" w:asciiTheme="majorHAnsi" w:hAnsiTheme="majorHAnsi"/>
          <w:color w:val="222222"/>
          <w:sz w:val="28"/>
          <w:szCs w:val="28"/>
        </w:rPr>
      </w:pPr>
      <w:r>
        <w:rPr>
          <w:rFonts w:cs="Arial" w:asciiTheme="majorHAnsi" w:hAnsiTheme="majorHAnsi"/>
          <w:color w:val="222222"/>
          <w:sz w:val="28"/>
          <w:szCs w:val="28"/>
        </w:rPr>
        <w:t> В этой статьей разберем несколько самых популярных методов кластеризации и методов оценки их эффективности. Для начала сгенерируем тестовый набор данных и рассмотрим способы его  визуализации.  Для создания тестового набора данных используем функцию make_blobs. Задаем количество элементов 100 и количество кластеров 4. Каждый элемент имеет два показателя для того, чтобы могли реализовать двумерный график. Кластеры имеют разные стандартное отклонение, то есть некоторые кластеры более рассеиваются, чем другие. Функция также возвращает метки кластеров, они понадобятся, чтобы проверить качество работы алгоритма. </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import mglearn</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import matplotlib</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import matplotlib.pyplot as plt</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import pandas as pd</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%matplotlib inline</w:t>
      </w:r>
    </w:p>
    <w:p>
      <w:pPr>
        <w:shd w:val="clear" w:color="auto" w:fill="FFFFFF"/>
        <w:spacing w:after="0" w:line="240" w:lineRule="auto"/>
        <w:rPr>
          <w:rFonts w:eastAsia="Times New Roman" w:cs="Arial" w:asciiTheme="majorHAnsi" w:hAnsiTheme="majorHAnsi"/>
          <w:color w:val="222222"/>
          <w:sz w:val="28"/>
          <w:szCs w:val="28"/>
          <w:lang w:val="en-US" w:eastAsia="ru-RU"/>
        </w:rPr>
      </w:pP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from sklearn.datasets import make_blobs</w:t>
      </w:r>
    </w:p>
    <w:p>
      <w:pPr>
        <w:shd w:val="clear" w:color="auto" w:fill="FFFFFF"/>
        <w:spacing w:after="0" w:line="240" w:lineRule="auto"/>
        <w:rPr>
          <w:rFonts w:eastAsia="Times New Roman" w:cs="Arial" w:asciiTheme="majorHAnsi" w:hAnsiTheme="majorHAnsi"/>
          <w:color w:val="222222"/>
          <w:sz w:val="28"/>
          <w:szCs w:val="28"/>
          <w:lang w:val="en-US" w:eastAsia="ru-RU"/>
        </w:rPr>
      </w:pP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blobs = make_blobs(n_samples=100, </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                  n_features=2, </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                  centers=4, </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                  cluster_std=[1,1.5, 2,2], </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                  shuffle=False, </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                  random_state=7)</w:t>
      </w:r>
    </w:p>
    <w:p>
      <w:pPr>
        <w:shd w:val="clear" w:color="auto" w:fill="FFFFFF"/>
        <w:spacing w:after="0" w:line="240" w:lineRule="auto"/>
        <w:rPr>
          <w:rFonts w:eastAsia="Times New Roman" w:cs="Arial" w:asciiTheme="majorHAnsi" w:hAnsiTheme="majorHAnsi"/>
          <w:color w:val="222222"/>
          <w:sz w:val="28"/>
          <w:szCs w:val="28"/>
          <w:lang w:val="en-US" w:eastAsia="ru-RU"/>
        </w:rPr>
      </w:pP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print("{},{},{},\n{}".format(type(blobs),len(blobs),blobs[0][:5],blobs[1]))</w:t>
      </w:r>
    </w:p>
    <w:p>
      <w:pPr>
        <w:shd w:val="clear" w:color="auto" w:fill="FFFFFF"/>
        <w:spacing w:after="0" w:line="240" w:lineRule="auto"/>
        <w:rPr>
          <w:rFonts w:eastAsia="Times New Roman" w:cs="Arial" w:asciiTheme="majorHAnsi" w:hAnsiTheme="majorHAnsi"/>
          <w:color w:val="222222"/>
          <w:sz w:val="28"/>
          <w:szCs w:val="28"/>
          <w:lang w:val="en-US" w:eastAsia="ru-RU"/>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color w:val="222222"/>
          <w:sz w:val="28"/>
          <w:szCs w:val="28"/>
          <w:lang w:eastAsia="ru-RU"/>
        </w:rPr>
      </w:pPr>
      <w:r>
        <w:rPr>
          <w:rFonts w:eastAsia="Times New Roman" w:cs="Arial" w:asciiTheme="majorHAnsi" w:hAnsiTheme="majorHAnsi"/>
          <w:b/>
          <w:bCs/>
          <w:color w:val="222222"/>
          <w:sz w:val="28"/>
          <w:szCs w:val="28"/>
          <w:lang w:eastAsia="ru-RU"/>
        </w:rPr>
        <w:t>&lt;class 'tuple'&gt;,2,[[ 0.46546494  3.12315514]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color w:val="222222"/>
          <w:sz w:val="28"/>
          <w:szCs w:val="28"/>
          <w:lang w:eastAsia="ru-RU"/>
        </w:rPr>
      </w:pPr>
      <w:r>
        <w:rPr>
          <w:rFonts w:eastAsia="Times New Roman" w:cs="Arial" w:asciiTheme="majorHAnsi" w:hAnsiTheme="majorHAnsi"/>
          <w:b/>
          <w:bCs/>
          <w:color w:val="222222"/>
          <w:sz w:val="28"/>
          <w:szCs w:val="28"/>
          <w:lang w:eastAsia="ru-RU"/>
        </w:rPr>
        <w:t xml:space="preserve"> [-3.83396959  8.36956175]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color w:val="222222"/>
          <w:sz w:val="28"/>
          <w:szCs w:val="28"/>
          <w:lang w:eastAsia="ru-RU"/>
        </w:rPr>
      </w:pPr>
      <w:r>
        <w:rPr>
          <w:rFonts w:eastAsia="Times New Roman" w:cs="Arial" w:asciiTheme="majorHAnsi" w:hAnsiTheme="majorHAnsi"/>
          <w:b/>
          <w:bCs/>
          <w:color w:val="222222"/>
          <w:sz w:val="28"/>
          <w:szCs w:val="28"/>
          <w:lang w:eastAsia="ru-RU"/>
        </w:rPr>
        <w:t xml:space="preserve"> [ 1.7373078   4.42546234]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color w:val="222222"/>
          <w:sz w:val="28"/>
          <w:szCs w:val="28"/>
          <w:lang w:eastAsia="ru-RU"/>
        </w:rPr>
      </w:pPr>
      <w:r>
        <w:rPr>
          <w:rFonts w:eastAsia="Times New Roman" w:cs="Arial" w:asciiTheme="majorHAnsi" w:hAnsiTheme="majorHAnsi"/>
          <w:b/>
          <w:bCs/>
          <w:color w:val="222222"/>
          <w:sz w:val="28"/>
          <w:szCs w:val="28"/>
          <w:lang w:eastAsia="ru-RU"/>
        </w:rPr>
        <w:t xml:space="preserve"> [ 1.1312175   4.68194985]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color w:val="222222"/>
          <w:sz w:val="28"/>
          <w:szCs w:val="28"/>
          <w:lang w:eastAsia="ru-RU"/>
        </w:rPr>
      </w:pPr>
      <w:r>
        <w:rPr>
          <w:rFonts w:eastAsia="Times New Roman" w:cs="Arial" w:asciiTheme="majorHAnsi" w:hAnsiTheme="majorHAnsi"/>
          <w:b/>
          <w:bCs/>
          <w:color w:val="222222"/>
          <w:sz w:val="28"/>
          <w:szCs w:val="28"/>
          <w:lang w:eastAsia="ru-RU"/>
        </w:rPr>
        <w:t xml:space="preserve"> [ 2.20656076  5.50616718]],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color w:val="222222"/>
          <w:sz w:val="28"/>
          <w:szCs w:val="28"/>
          <w:lang w:eastAsia="ru-RU"/>
        </w:rPr>
      </w:pPr>
      <w:r>
        <w:rPr>
          <w:rFonts w:eastAsia="Times New Roman" w:cs="Arial" w:asciiTheme="majorHAnsi" w:hAnsiTheme="majorHAnsi"/>
          <w:b/>
          <w:bCs/>
          <w:color w:val="222222"/>
          <w:sz w:val="28"/>
          <w:szCs w:val="28"/>
          <w:lang w:eastAsia="ru-RU"/>
        </w:rPr>
        <w:t>[0 3 0 0 0 0 2 3 0 3 3 3 3 3 3 1 1 2 2 1 0 3 2 1 0 2 2 0 1 1 1 3 1 1 2 0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color w:val="222222"/>
          <w:sz w:val="28"/>
          <w:szCs w:val="28"/>
          <w:lang w:eastAsia="ru-RU"/>
        </w:rPr>
      </w:pPr>
      <w:r>
        <w:rPr>
          <w:rFonts w:eastAsia="Times New Roman" w:cs="Arial" w:asciiTheme="majorHAnsi" w:hAnsiTheme="majorHAnsi"/>
          <w:b/>
          <w:bCs/>
          <w:color w:val="222222"/>
          <w:sz w:val="28"/>
          <w:szCs w:val="28"/>
          <w:lang w:eastAsia="ru-RU"/>
        </w:rPr>
        <w:t xml:space="preserve"> 1 3 2 0 2 3 2 2 3 1 2 0 0 0 1 2 2 2 3 3 1 1 3 3 1 1 0 1 3 2 2 1 0 3 1 0 3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eastAsia="ru-RU"/>
        </w:rPr>
      </w:pPr>
      <w:r>
        <w:rPr>
          <w:rFonts w:eastAsia="Times New Roman" w:cs="Arial" w:asciiTheme="majorHAnsi" w:hAnsiTheme="majorHAnsi"/>
          <w:b/>
          <w:bCs/>
          <w:color w:val="222222"/>
          <w:sz w:val="28"/>
          <w:szCs w:val="28"/>
          <w:lang w:eastAsia="ru-RU"/>
        </w:rPr>
        <w:t xml:space="preserve"> 0 0 2 2 1 1 1 3 2 0 1 2 1 1 0 0 0 2 0 2 2 3 3 2 3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eastAsia="ru-RU"/>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eastAsia="ru-RU"/>
        </w:rPr>
      </w:pPr>
      <w:r>
        <w:rPr>
          <w:rFonts w:eastAsia="Times New Roman" w:cs="Arial" w:asciiTheme="majorHAnsi" w:hAnsiTheme="majorHAnsi"/>
          <w:color w:val="222222"/>
          <w:sz w:val="28"/>
          <w:szCs w:val="28"/>
          <w:lang w:eastAsia="ru-RU"/>
        </w:rPr>
        <w:t>В качестве объекта мы получили тьюпл, состоящий из двух элементов. Первый элемент — это непосредственно набор данных, список описаний наших объектов. И второй элемент — это метки классов. Мы видим, что каждый объект представляется списком из двух элементов. Первый элемент — это x координата, второй элемент — это y координата. И метки классов, проставляются как цифры 0,1,2,3.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eastAsia="ru-RU"/>
        </w:rPr>
      </w:pPr>
      <w:r>
        <w:rPr>
          <w:rFonts w:eastAsia="Times New Roman" w:cs="Arial" w:asciiTheme="majorHAnsi" w:hAnsiTheme="majorHAnsi"/>
          <w:b/>
          <w:bCs/>
          <w:i/>
          <w:iCs/>
          <w:color w:val="222222"/>
          <w:sz w:val="28"/>
          <w:szCs w:val="28"/>
          <w:lang w:eastAsia="ru-RU"/>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eastAsia="ru-RU"/>
        </w:rPr>
      </w:pPr>
      <w:r>
        <w:rPr>
          <w:rFonts w:eastAsia="Times New Roman" w:cs="Arial" w:asciiTheme="majorHAnsi" w:hAnsiTheme="majorHAnsi"/>
          <w:b/>
          <w:bCs/>
          <w:i/>
          <w:iCs/>
          <w:color w:val="222222"/>
          <w:sz w:val="28"/>
          <w:szCs w:val="28"/>
          <w:lang w:eastAsia="ru-RU"/>
        </w:rPr>
        <w:t>print("features: {}".format(blobs[0][:10]))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print("target: {}".format(blobs[1][:10]))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r>
        <w:rPr>
          <w:rFonts w:eastAsia="Times New Roman" w:cs="Courier New" w:asciiTheme="majorHAnsi" w:hAnsiTheme="majorHAnsi"/>
          <w:color w:val="222222"/>
          <w:sz w:val="28"/>
          <w:szCs w:val="28"/>
          <w:lang w:val="en-US" w:eastAsia="ru-RU"/>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val="en-US" w:eastAsia="ru-RU"/>
        </w:rPr>
      </w:pPr>
      <w:r>
        <w:rPr>
          <w:rFonts w:eastAsia="Times New Roman" w:cs="Courier New" w:asciiTheme="majorHAnsi" w:hAnsiTheme="majorHAnsi"/>
          <w:b/>
          <w:bCs/>
          <w:color w:val="222222"/>
          <w:sz w:val="28"/>
          <w:szCs w:val="28"/>
          <w:lang w:val="en-US" w:eastAsia="ru-RU"/>
        </w:rPr>
        <w:t>features: [[ 0.46546494  3.12315514]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val="en-US" w:eastAsia="ru-RU"/>
        </w:rPr>
        <w:t xml:space="preserve"> </w:t>
      </w:r>
      <w:r>
        <w:rPr>
          <w:rFonts w:eastAsia="Times New Roman" w:cs="Courier New" w:asciiTheme="majorHAnsi" w:hAnsiTheme="majorHAnsi"/>
          <w:b/>
          <w:bCs/>
          <w:color w:val="222222"/>
          <w:sz w:val="28"/>
          <w:szCs w:val="28"/>
          <w:lang w:eastAsia="ru-RU"/>
        </w:rPr>
        <w:t>[-3.83396959  8.36956175]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eastAsia="ru-RU"/>
        </w:rPr>
        <w:t xml:space="preserve"> [ 1.7373078   4.42546234]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eastAsia="ru-RU"/>
        </w:rPr>
        <w:t xml:space="preserve"> [ 1.1312175   4.68194985]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eastAsia="ru-RU"/>
        </w:rPr>
        <w:t xml:space="preserve"> [ 2.20656076  5.50616718]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eastAsia="ru-RU"/>
        </w:rPr>
        <w:t xml:space="preserve"> [ 0.58894326  4.00148458]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eastAsia="ru-RU"/>
        </w:rPr>
        <w:t xml:space="preserve"> [-3.24935538  6.73801217]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eastAsia="ru-RU"/>
        </w:rPr>
        <w:t xml:space="preserve"> [ 0.65058584  8.0105625 ]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eastAsia="ru-RU"/>
        </w:rPr>
        <w:t xml:space="preserve"> [-0.73000011  6.25456272]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b/>
          <w:bCs/>
          <w:color w:val="222222"/>
          <w:sz w:val="28"/>
          <w:szCs w:val="28"/>
          <w:lang w:eastAsia="ru-RU"/>
        </w:rPr>
      </w:pPr>
      <w:r>
        <w:rPr>
          <w:rFonts w:eastAsia="Times New Roman" w:cs="Courier New" w:asciiTheme="majorHAnsi" w:hAnsiTheme="majorHAnsi"/>
          <w:b/>
          <w:bCs/>
          <w:color w:val="222222"/>
          <w:sz w:val="28"/>
          <w:szCs w:val="28"/>
          <w:lang w:eastAsia="ru-RU"/>
        </w:rPr>
        <w:t xml:space="preserve"> [-1.98661945  7.35670166]]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eastAsia="ru-RU"/>
        </w:rPr>
      </w:pPr>
      <w:r>
        <w:rPr>
          <w:rFonts w:eastAsia="Times New Roman" w:cs="Courier New" w:asciiTheme="majorHAnsi" w:hAnsiTheme="majorHAnsi"/>
          <w:b/>
          <w:bCs/>
          <w:color w:val="222222"/>
          <w:sz w:val="28"/>
          <w:szCs w:val="28"/>
          <w:lang w:eastAsia="ru-RU"/>
        </w:rPr>
        <w:t>target: [0 3 0 0 0 0 2 3 0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eastAsia="ru-RU"/>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eastAsia="ru-RU"/>
        </w:rPr>
      </w:pPr>
      <w:r>
        <w:rPr>
          <w:rFonts w:eastAsia="Times New Roman" w:cs="Arial" w:asciiTheme="majorHAnsi" w:hAnsiTheme="majorHAnsi"/>
          <w:color w:val="222222"/>
          <w:sz w:val="28"/>
          <w:szCs w:val="28"/>
          <w:lang w:eastAsia="ru-RU"/>
        </w:rPr>
        <w:t>Перенесем эти элементы в два объекта, X и 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eastAsia="ru-RU"/>
        </w:rPr>
      </w:pPr>
      <w:r>
        <w:rPr>
          <w:rFonts w:eastAsia="Times New Roman" w:cs="Arial" w:asciiTheme="majorHAnsi" w:hAnsiTheme="majorHAnsi"/>
          <w:b/>
          <w:bCs/>
          <w:i/>
          <w:iCs/>
          <w:color w:val="222222"/>
          <w:sz w:val="28"/>
          <w:szCs w:val="28"/>
          <w:lang w:eastAsia="ru-RU"/>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X,y=blobs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print("{},{},{},{}".format(type(X),X.shape,type(y),y.shape))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r>
        <w:rPr>
          <w:rFonts w:eastAsia="Times New Roman" w:cs="Courier New" w:asciiTheme="majorHAnsi" w:hAnsiTheme="majorHAnsi"/>
          <w:color w:val="222222"/>
          <w:sz w:val="28"/>
          <w:szCs w:val="28"/>
          <w:lang w:val="en-US" w:eastAsia="ru-RU"/>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r>
        <w:rPr>
          <w:rFonts w:eastAsia="Times New Roman" w:cs="Courier New" w:asciiTheme="majorHAnsi" w:hAnsiTheme="majorHAnsi"/>
          <w:b/>
          <w:bCs/>
          <w:color w:val="222222"/>
          <w:sz w:val="28"/>
          <w:szCs w:val="28"/>
          <w:lang w:val="en-US" w:eastAsia="ru-RU"/>
        </w:rPr>
        <w:t>class 'numpy.ndarray'&gt;,(100, 2),&lt;class 'numpy.ndarray'&gt;,(100,)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eastAsia="ru-RU"/>
        </w:rPr>
      </w:pPr>
      <w:r>
        <w:rPr>
          <w:rFonts w:eastAsia="Times New Roman" w:cs="Arial" w:asciiTheme="majorHAnsi" w:hAnsiTheme="majorHAnsi"/>
          <w:color w:val="222222"/>
          <w:sz w:val="28"/>
          <w:szCs w:val="28"/>
          <w:lang w:eastAsia="ru-RU"/>
        </w:rPr>
        <w:t>И сделаем из них DataFrame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eastAsia="ru-RU"/>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eastAsia="ru-RU"/>
        </w:rPr>
      </w:pPr>
      <w:r>
        <w:rPr>
          <w:rFonts w:eastAsia="Times New Roman" w:cs="Arial" w:asciiTheme="majorHAnsi" w:hAnsiTheme="majorHAnsi"/>
          <w:b/>
          <w:bCs/>
          <w:i/>
          <w:iCs/>
          <w:color w:val="222222"/>
          <w:sz w:val="28"/>
          <w:szCs w:val="28"/>
          <w:lang w:eastAsia="ru-RU"/>
        </w:rPr>
        <w:t>df_blobs = pd.DataFrame(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'x1': X[:,0],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'x2': X[:,1],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'y': 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df_blobs.head()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r>
        <w:rPr>
          <w:rFonts w:eastAsia="Times New Roman" w:cs="Courier New" w:asciiTheme="majorHAnsi" w:hAnsiTheme="majorHAnsi"/>
          <w:color w:val="222222"/>
          <w:sz w:val="28"/>
          <w:szCs w:val="28"/>
          <w:lang w:val="en-US" w:eastAsia="ru-RU"/>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asciiTheme="majorHAnsi" w:hAnsiTheme="majorHAnsi"/>
          <w:color w:val="222222"/>
          <w:sz w:val="28"/>
          <w:szCs w:val="28"/>
          <w:lang w:val="en-US" w:eastAsia="ru-RU"/>
        </w:rPr>
      </w:pPr>
      <w:r>
        <w:rPr>
          <w:rFonts w:eastAsia="Times New Roman" w:cs="Courier New" w:asciiTheme="majorHAnsi" w:hAnsiTheme="majorHAnsi"/>
          <w:b/>
          <w:bCs/>
          <w:color w:val="222222"/>
          <w:sz w:val="28"/>
          <w:szCs w:val="28"/>
          <w:lang w:val="en-US" w:eastAsia="ru-RU"/>
        </w:rPr>
        <w:t>        x1            x2        y</w:t>
      </w:r>
    </w:p>
    <w:p>
      <w:pPr>
        <w:shd w:val="clear" w:color="auto" w:fill="FFFFFF"/>
        <w:spacing w:after="0"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b/>
          <w:bCs/>
          <w:color w:val="222222"/>
          <w:sz w:val="28"/>
          <w:szCs w:val="28"/>
          <w:lang w:eastAsia="ru-RU"/>
        </w:rPr>
        <w:t>0 -8.474725 3.843652 0</w:t>
      </w:r>
      <w:r>
        <w:rPr>
          <w:rFonts w:eastAsia="Times New Roman" w:cs="Arial" w:asciiTheme="majorHAnsi" w:hAnsiTheme="majorHAnsi"/>
          <w:b/>
          <w:bCs/>
          <w:color w:val="222222"/>
          <w:sz w:val="28"/>
          <w:szCs w:val="28"/>
          <w:lang w:eastAsia="ru-RU"/>
        </w:rPr>
        <w:br w:type="textWrapping"/>
      </w:r>
      <w:r>
        <w:rPr>
          <w:rFonts w:eastAsia="Times New Roman" w:cs="Arial" w:asciiTheme="majorHAnsi" w:hAnsiTheme="majorHAnsi"/>
          <w:b/>
          <w:bCs/>
          <w:color w:val="222222"/>
          <w:sz w:val="28"/>
          <w:szCs w:val="28"/>
          <w:lang w:eastAsia="ru-RU"/>
        </w:rPr>
        <w:t>1 -7.456176 6.198874 0</w:t>
      </w:r>
      <w:r>
        <w:rPr>
          <w:rFonts w:eastAsia="Times New Roman" w:cs="Arial" w:asciiTheme="majorHAnsi" w:hAnsiTheme="majorHAnsi"/>
          <w:b/>
          <w:bCs/>
          <w:color w:val="222222"/>
          <w:sz w:val="28"/>
          <w:szCs w:val="28"/>
          <w:lang w:eastAsia="ru-RU"/>
        </w:rPr>
        <w:br w:type="textWrapping"/>
      </w:r>
      <w:r>
        <w:rPr>
          <w:rFonts w:eastAsia="Times New Roman" w:cs="Arial" w:asciiTheme="majorHAnsi" w:hAnsiTheme="majorHAnsi"/>
          <w:b/>
          <w:bCs/>
          <w:color w:val="222222"/>
          <w:sz w:val="28"/>
          <w:szCs w:val="28"/>
          <w:lang w:eastAsia="ru-RU"/>
        </w:rPr>
        <w:t>2 -9.099263 5.426828 0</w:t>
      </w:r>
      <w:r>
        <w:rPr>
          <w:rFonts w:eastAsia="Times New Roman" w:cs="Arial" w:asciiTheme="majorHAnsi" w:hAnsiTheme="majorHAnsi"/>
          <w:b/>
          <w:bCs/>
          <w:color w:val="222222"/>
          <w:sz w:val="28"/>
          <w:szCs w:val="28"/>
          <w:lang w:eastAsia="ru-RU"/>
        </w:rPr>
        <w:br w:type="textWrapping"/>
      </w:r>
      <w:r>
        <w:rPr>
          <w:rFonts w:eastAsia="Times New Roman" w:cs="Arial" w:asciiTheme="majorHAnsi" w:hAnsiTheme="majorHAnsi"/>
          <w:b/>
          <w:bCs/>
          <w:color w:val="222222"/>
          <w:sz w:val="28"/>
          <w:szCs w:val="28"/>
          <w:lang w:eastAsia="ru-RU"/>
        </w:rPr>
        <w:t>3 -7.968535 5.337019 0</w:t>
      </w:r>
      <w:r>
        <w:rPr>
          <w:rFonts w:eastAsia="Times New Roman" w:cs="Arial" w:asciiTheme="majorHAnsi" w:hAnsiTheme="majorHAnsi"/>
          <w:b/>
          <w:bCs/>
          <w:color w:val="222222"/>
          <w:sz w:val="28"/>
          <w:szCs w:val="28"/>
          <w:lang w:eastAsia="ru-RU"/>
        </w:rPr>
        <w:br w:type="textWrapping"/>
      </w:r>
      <w:r>
        <w:rPr>
          <w:rFonts w:eastAsia="Times New Roman" w:cs="Arial" w:asciiTheme="majorHAnsi" w:hAnsiTheme="majorHAnsi"/>
          <w:b/>
          <w:bCs/>
          <w:color w:val="222222"/>
          <w:sz w:val="28"/>
          <w:szCs w:val="28"/>
          <w:lang w:eastAsia="ru-RU"/>
        </w:rPr>
        <w:t>4 -8.716583 4.145134 0</w:t>
      </w:r>
    </w:p>
    <w:p>
      <w:pPr>
        <w:shd w:val="clear" w:color="auto" w:fill="FFFFFF"/>
        <w:spacing w:after="0" w:line="240" w:lineRule="auto"/>
        <w:rPr>
          <w:rFonts w:eastAsia="Times New Roman" w:cs="Arial" w:asciiTheme="majorHAnsi" w:hAnsiTheme="majorHAnsi"/>
          <w:color w:val="222222"/>
          <w:sz w:val="28"/>
          <w:szCs w:val="28"/>
          <w:lang w:eastAsia="ru-RU"/>
        </w:rPr>
      </w:pPr>
    </w:p>
    <w:p>
      <w:pPr>
        <w:shd w:val="clear" w:color="auto" w:fill="FFFFFF"/>
        <w:spacing w:after="0"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color w:val="222222"/>
          <w:sz w:val="28"/>
          <w:szCs w:val="28"/>
          <w:lang w:eastAsia="ru-RU"/>
        </w:rPr>
        <w:t>При визуализации будем также использовать библиотеку mglearn</w:t>
      </w:r>
    </w:p>
    <w:p>
      <w:pPr>
        <w:shd w:val="clear" w:color="auto" w:fill="FFFFFF"/>
        <w:spacing w:before="100" w:beforeAutospacing="1" w:after="100" w:afterAutospacing="1"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color w:val="222222"/>
          <w:sz w:val="28"/>
          <w:szCs w:val="28"/>
          <w:lang w:eastAsia="ru-RU"/>
        </w:rPr>
        <w:t>Определим следующую функцию для графического представления кластеров в двумерной плоскости. Удобная функция, которая выдает название графика и количество кластеров. Каждая точка данных будет отмечена в соответствии с ее меткой.</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def plot_2d_clusters(x, y, ax):</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    y_uniques = pd.Series(y).unique()</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    for y_unique_item in y_uniques:</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        x[y == y_unique_item].plot(</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        title=f'{len(y_uniques)} Clusters',</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        kind='scatter',</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        x='x1', y='x2',</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        marker=f'</w:t>
      </w:r>
      <w:r>
        <w:rPr>
          <w:rFonts w:eastAsia="Times New Roman" w:cs="Arial" w:asciiTheme="majorHAnsi" w:hAnsiTheme="majorHAnsi"/>
          <w:color w:val="222222"/>
          <w:sz w:val="28"/>
          <w:szCs w:val="28"/>
          <w:lang w:val="en-US" w:eastAsia="ru-RU"/>
        </w:rPr>
        <w:t>yuniqueitem</w:t>
      </w:r>
      <w:r>
        <w:rPr>
          <w:rFonts w:eastAsia="Times New Roman" w:cs="Arial" w:asciiTheme="majorHAnsi" w:hAnsiTheme="majorHAnsi"/>
          <w:b/>
          <w:bCs/>
          <w:i/>
          <w:iCs/>
          <w:color w:val="222222"/>
          <w:sz w:val="28"/>
          <w:szCs w:val="28"/>
          <w:lang w:val="en-US" w:eastAsia="ru-RU"/>
        </w:rPr>
        <w:t>',</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        ax=ax,</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w:t>
      </w:r>
    </w:p>
    <w:p>
      <w:pPr>
        <w:shd w:val="clear" w:color="auto" w:fill="FFFFFF"/>
        <w:spacing w:before="100" w:beforeAutospacing="1" w:after="100" w:afterAutospacing="1"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color w:val="222222"/>
          <w:sz w:val="28"/>
          <w:szCs w:val="28"/>
          <w:lang w:eastAsia="ru-RU"/>
        </w:rPr>
        <w:t>Рассмотрим несколько вариантов визуализации, которые будем использовать в дальнейшем</w:t>
      </w:r>
    </w:p>
    <w:p>
      <w:pPr>
        <w:shd w:val="clear" w:color="auto" w:fill="FFFFFF"/>
        <w:spacing w:before="100" w:beforeAutospacing="1" w:after="100" w:afterAutospacing="1"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color w:val="222222"/>
          <w:sz w:val="28"/>
          <w:szCs w:val="28"/>
          <w:lang w:eastAsia="ru-RU"/>
        </w:rPr>
        <w:t>Вариант</w:t>
      </w:r>
      <w:r>
        <w:rPr>
          <w:rFonts w:eastAsia="Times New Roman" w:cs="Arial" w:asciiTheme="majorHAnsi" w:hAnsiTheme="majorHAnsi"/>
          <w:color w:val="222222"/>
          <w:sz w:val="28"/>
          <w:szCs w:val="28"/>
          <w:lang w:val="en-US" w:eastAsia="ru-RU"/>
        </w:rPr>
        <w:t xml:space="preserve"> 1</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from matplotlib.colors import ListedColormap</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plt.figure (figsize = (8, 8)) </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colors = ListedColormap(['red', 'yellow','blue','green'])</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plt.scatter(X[:, 0], X[:, 1], c = y, cmap = colors)</w:t>
      </w:r>
    </w:p>
    <w:p>
      <w:pPr>
        <w:shd w:val="clear" w:color="auto" w:fill="FFFFFF"/>
        <w:spacing w:after="0" w:line="240" w:lineRule="auto"/>
        <w:jc w:val="center"/>
        <w:rPr>
          <w:rFonts w:eastAsia="Times New Roman" w:cs="Arial" w:asciiTheme="majorHAnsi" w:hAnsiTheme="majorHAnsi"/>
          <w:color w:val="222222"/>
          <w:sz w:val="28"/>
          <w:szCs w:val="28"/>
          <w:lang w:eastAsia="ru-RU"/>
        </w:rPr>
      </w:pPr>
      <w:r>
        <w:rPr>
          <w:rFonts w:eastAsia="Times New Roman" w:cs="Arial" w:asciiTheme="majorHAnsi" w:hAnsiTheme="majorHAnsi"/>
          <w:color w:val="CC6611"/>
          <w:sz w:val="28"/>
          <w:szCs w:val="28"/>
          <w:lang w:eastAsia="ru-RU"/>
        </w:rPr>
        <w:drawing>
          <wp:inline distT="0" distB="0" distL="0" distR="0">
            <wp:extent cx="5940425" cy="5940425"/>
            <wp:effectExtent l="0" t="0" r="3175" b="3175"/>
            <wp:docPr id="14" name="Рисунок 1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0425" cy="5940425"/>
                    </a:xfrm>
                    <a:prstGeom prst="rect">
                      <a:avLst/>
                    </a:prstGeom>
                    <a:noFill/>
                    <a:ln>
                      <a:noFill/>
                    </a:ln>
                  </pic:spPr>
                </pic:pic>
              </a:graphicData>
            </a:graphic>
          </wp:inline>
        </w:drawing>
      </w:r>
    </w:p>
    <w:p>
      <w:pPr>
        <w:spacing w:after="0" w:line="240" w:lineRule="auto"/>
        <w:rPr>
          <w:rFonts w:eastAsia="Times New Roman" w:cs="Times New Roman" w:asciiTheme="majorHAnsi" w:hAnsiTheme="majorHAnsi"/>
          <w:sz w:val="28"/>
          <w:szCs w:val="28"/>
          <w:lang w:eastAsia="ru-RU"/>
        </w:rPr>
      </w:pPr>
      <w:r>
        <w:rPr>
          <w:rFonts w:eastAsia="Times New Roman" w:cs="Arial" w:asciiTheme="majorHAnsi" w:hAnsiTheme="majorHAnsi"/>
          <w:color w:val="222222"/>
          <w:sz w:val="28"/>
          <w:szCs w:val="28"/>
          <w:shd w:val="clear" w:color="auto" w:fill="FFFFFF"/>
          <w:lang w:eastAsia="ru-RU"/>
        </w:rPr>
        <w:t>В этом варианте используем функцию </w:t>
      </w:r>
      <w:r>
        <w:rPr>
          <w:rFonts w:eastAsia="Times New Roman" w:cs="Arial" w:asciiTheme="majorHAnsi" w:hAnsiTheme="majorHAnsi"/>
          <w:b/>
          <w:bCs/>
          <w:color w:val="222222"/>
          <w:sz w:val="28"/>
          <w:szCs w:val="28"/>
          <w:shd w:val="clear" w:color="auto" w:fill="FFFFFF"/>
          <w:lang w:eastAsia="ru-RU"/>
        </w:rPr>
        <w:t>scatter</w:t>
      </w:r>
      <w:r>
        <w:rPr>
          <w:rFonts w:eastAsia="Times New Roman" w:cs="Arial" w:asciiTheme="majorHAnsi" w:hAnsiTheme="majorHAnsi"/>
          <w:color w:val="222222"/>
          <w:sz w:val="28"/>
          <w:szCs w:val="28"/>
          <w:shd w:val="clear" w:color="auto" w:fill="FFFFFF"/>
          <w:lang w:eastAsia="ru-RU"/>
        </w:rPr>
        <w:t>. Эта функция позволяет нам вывести точки, зная их x и y координаты. На входе нужно подать два списка: первый — список x координат, второй — список y координат.  Дальше нам нужно указать, какими цветами рисовать объекты. Для этого используем объект colormap (цветовые карта), который создается функцией </w:t>
      </w:r>
      <w:r>
        <w:rPr>
          <w:rFonts w:eastAsia="Times New Roman" w:cs="Arial" w:asciiTheme="majorHAnsi" w:hAnsiTheme="majorHAnsi"/>
          <w:b/>
          <w:bCs/>
          <w:color w:val="222222"/>
          <w:sz w:val="28"/>
          <w:szCs w:val="28"/>
          <w:shd w:val="clear" w:color="auto" w:fill="FFFFFF"/>
          <w:lang w:eastAsia="ru-RU"/>
        </w:rPr>
        <w:t>ListedColormap</w:t>
      </w:r>
      <w:r>
        <w:rPr>
          <w:rFonts w:eastAsia="Times New Roman" w:cs="Arial" w:asciiTheme="majorHAnsi" w:hAnsiTheme="majorHAnsi"/>
          <w:color w:val="222222"/>
          <w:sz w:val="28"/>
          <w:szCs w:val="28"/>
          <w:shd w:val="clear" w:color="auto" w:fill="FFFFFF"/>
          <w:lang w:eastAsia="ru-RU"/>
        </w:rPr>
        <w:t>.   Создаем и говорим, что у нас есть всего 4 цвета, в данном случае красный, желтый, синий и зеленый ,при этом объекты с меткой 0 будут иметь красный цвет, с меткой 1 — желтый, 2 - синий, 3 - зеленый.</w:t>
      </w:r>
      <w:r>
        <w:rPr>
          <w:rFonts w:eastAsia="Times New Roman" w:cs="Arial" w:asciiTheme="majorHAnsi" w:hAnsiTheme="majorHAnsi"/>
          <w:color w:val="222222"/>
          <w:sz w:val="28"/>
          <w:szCs w:val="28"/>
          <w:shd w:val="clear" w:color="auto" w:fill="FFFFFF"/>
          <w:lang w:eastAsia="ru-RU"/>
        </w:rPr>
        <w:br w:type="textWrapping"/>
      </w:r>
    </w:p>
    <w:p>
      <w:pPr>
        <w:shd w:val="clear" w:color="auto" w:fill="FFFFFF"/>
        <w:spacing w:before="100" w:beforeAutospacing="1" w:after="100" w:afterAutospacing="1"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color w:val="222222"/>
          <w:sz w:val="28"/>
          <w:szCs w:val="28"/>
          <w:lang w:eastAsia="ru-RU"/>
        </w:rPr>
        <w:t>Вариант 2 с помощью определенной выше функции</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fig, ax = plt.subplots(1, 1, figsize=(10, 6))</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x, y = df_blobs[['x1', 'x2']], df_blobs['y']</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plot_2d_clusters(x, y, ax)</w:t>
      </w:r>
    </w:p>
    <w:p>
      <w:pPr>
        <w:shd w:val="clear" w:color="auto" w:fill="FFFFFF"/>
        <w:spacing w:after="0" w:line="240" w:lineRule="auto"/>
        <w:jc w:val="center"/>
        <w:rPr>
          <w:rFonts w:eastAsia="Times New Roman" w:cs="Arial" w:asciiTheme="majorHAnsi" w:hAnsiTheme="majorHAnsi"/>
          <w:color w:val="222222"/>
          <w:sz w:val="28"/>
          <w:szCs w:val="28"/>
          <w:lang w:eastAsia="ru-RU"/>
        </w:rPr>
      </w:pPr>
      <w:r>
        <w:rPr>
          <w:rFonts w:eastAsia="Times New Roman" w:cs="Arial" w:asciiTheme="majorHAnsi" w:hAnsiTheme="majorHAnsi"/>
          <w:color w:val="CC6611"/>
          <w:sz w:val="28"/>
          <w:szCs w:val="28"/>
          <w:lang w:eastAsia="ru-RU"/>
        </w:rPr>
        <w:drawing>
          <wp:inline distT="0" distB="0" distL="0" distR="0">
            <wp:extent cx="5940425" cy="3564255"/>
            <wp:effectExtent l="0" t="0" r="3175" b="17145"/>
            <wp:docPr id="13" name="Рисунок 1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0425" cy="3564255"/>
                    </a:xfrm>
                    <a:prstGeom prst="rect">
                      <a:avLst/>
                    </a:prstGeom>
                    <a:noFill/>
                    <a:ln>
                      <a:noFill/>
                    </a:ln>
                  </pic:spPr>
                </pic:pic>
              </a:graphicData>
            </a:graphic>
          </wp:inline>
        </w:drawing>
      </w:r>
    </w:p>
    <w:p>
      <w:pPr>
        <w:spacing w:after="0" w:line="240" w:lineRule="auto"/>
        <w:rPr>
          <w:rFonts w:eastAsia="Times New Roman" w:cs="Times New Roman" w:asciiTheme="majorHAnsi" w:hAnsiTheme="majorHAnsi"/>
          <w:sz w:val="28"/>
          <w:szCs w:val="28"/>
          <w:lang w:eastAsia="ru-RU"/>
        </w:rPr>
      </w:pPr>
      <w:r>
        <w:rPr>
          <w:rFonts w:eastAsia="Times New Roman" w:cs="Arial" w:asciiTheme="majorHAnsi" w:hAnsiTheme="majorHAnsi"/>
          <w:color w:val="222222"/>
          <w:sz w:val="28"/>
          <w:szCs w:val="28"/>
          <w:lang w:eastAsia="ru-RU"/>
        </w:rPr>
        <w:br w:type="textWrapping"/>
      </w:r>
    </w:p>
    <w:p>
      <w:pPr>
        <w:shd w:val="clear" w:color="auto" w:fill="FFFFFF"/>
        <w:spacing w:before="100" w:beforeAutospacing="1" w:after="100" w:afterAutospacing="1" w:line="240" w:lineRule="auto"/>
        <w:rPr>
          <w:rFonts w:eastAsia="Times New Roman" w:cs="Arial" w:asciiTheme="majorHAnsi" w:hAnsiTheme="majorHAnsi"/>
          <w:color w:val="222222"/>
          <w:sz w:val="28"/>
          <w:szCs w:val="28"/>
          <w:lang w:eastAsia="ru-RU"/>
        </w:rPr>
      </w:pPr>
    </w:p>
    <w:p>
      <w:pPr>
        <w:shd w:val="clear" w:color="auto" w:fill="FFFFFF"/>
        <w:spacing w:before="100" w:beforeAutospacing="1" w:after="100" w:afterAutospacing="1"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color w:val="222222"/>
          <w:sz w:val="28"/>
          <w:szCs w:val="28"/>
          <w:lang w:eastAsia="ru-RU"/>
        </w:rPr>
        <w:t>Вариант</w:t>
      </w:r>
      <w:r>
        <w:rPr>
          <w:rFonts w:eastAsia="Times New Roman" w:cs="Arial" w:asciiTheme="majorHAnsi" w:hAnsiTheme="majorHAnsi"/>
          <w:color w:val="222222"/>
          <w:sz w:val="28"/>
          <w:szCs w:val="28"/>
          <w:lang w:val="en-US" w:eastAsia="ru-RU"/>
        </w:rPr>
        <w:t xml:space="preserve"> 3 </w:t>
      </w:r>
      <w:r>
        <w:rPr>
          <w:rFonts w:eastAsia="Times New Roman" w:cs="Arial" w:asciiTheme="majorHAnsi" w:hAnsiTheme="majorHAnsi"/>
          <w:color w:val="222222"/>
          <w:sz w:val="28"/>
          <w:szCs w:val="28"/>
          <w:lang w:eastAsia="ru-RU"/>
        </w:rPr>
        <w:t>с</w:t>
      </w:r>
      <w:r>
        <w:rPr>
          <w:rFonts w:eastAsia="Times New Roman" w:cs="Arial" w:asciiTheme="majorHAnsi" w:hAnsiTheme="majorHAnsi"/>
          <w:color w:val="222222"/>
          <w:sz w:val="28"/>
          <w:szCs w:val="28"/>
          <w:lang w:val="en-US" w:eastAsia="ru-RU"/>
        </w:rPr>
        <w:t xml:space="preserve"> </w:t>
      </w:r>
      <w:r>
        <w:rPr>
          <w:rFonts w:eastAsia="Times New Roman" w:cs="Arial" w:asciiTheme="majorHAnsi" w:hAnsiTheme="majorHAnsi"/>
          <w:color w:val="222222"/>
          <w:sz w:val="28"/>
          <w:szCs w:val="28"/>
          <w:lang w:eastAsia="ru-RU"/>
        </w:rPr>
        <w:t>помощью</w:t>
      </w:r>
      <w:r>
        <w:rPr>
          <w:rFonts w:eastAsia="Times New Roman" w:cs="Arial" w:asciiTheme="majorHAnsi" w:hAnsiTheme="majorHAnsi"/>
          <w:color w:val="222222"/>
          <w:sz w:val="28"/>
          <w:szCs w:val="28"/>
          <w:lang w:val="en-US" w:eastAsia="ru-RU"/>
        </w:rPr>
        <w:t xml:space="preserve"> </w:t>
      </w:r>
      <w:r>
        <w:rPr>
          <w:rFonts w:eastAsia="Times New Roman" w:cs="Arial" w:asciiTheme="majorHAnsi" w:hAnsiTheme="majorHAnsi"/>
          <w:color w:val="222222"/>
          <w:sz w:val="28"/>
          <w:szCs w:val="28"/>
          <w:lang w:eastAsia="ru-RU"/>
        </w:rPr>
        <w:t>пакета</w:t>
      </w:r>
      <w:r>
        <w:rPr>
          <w:rFonts w:eastAsia="Times New Roman" w:cs="Arial" w:asciiTheme="majorHAnsi" w:hAnsiTheme="majorHAnsi"/>
          <w:color w:val="222222"/>
          <w:sz w:val="28"/>
          <w:szCs w:val="28"/>
          <w:lang w:val="en-US" w:eastAsia="ru-RU"/>
        </w:rPr>
        <w:t xml:space="preserve"> mglearn</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mglearn.discrete_scatter(X[:, 0], X[:, 1], y)</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plt.legend(["cluster 0", "cluster 1", "cluster 2","cluster 3"], loc='best')</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plt.xlabel("feature 0")</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plt.ylabel("feature 1")</w:t>
      </w:r>
    </w:p>
    <w:p>
      <w:pPr>
        <w:shd w:val="clear" w:color="auto" w:fill="FFFFFF"/>
        <w:spacing w:after="0" w:line="240" w:lineRule="auto"/>
        <w:jc w:val="center"/>
        <w:rPr>
          <w:rFonts w:eastAsia="Times New Roman" w:cs="Arial" w:asciiTheme="majorHAnsi" w:hAnsiTheme="majorHAnsi"/>
          <w:color w:val="222222"/>
          <w:sz w:val="28"/>
          <w:szCs w:val="28"/>
          <w:lang w:val="en-US" w:eastAsia="ru-RU"/>
        </w:rPr>
      </w:pPr>
    </w:p>
    <w:p>
      <w:pPr>
        <w:shd w:val="clear" w:color="auto" w:fill="FFFFFF"/>
        <w:spacing w:after="0" w:line="240" w:lineRule="auto"/>
        <w:rPr>
          <w:rFonts w:eastAsia="Times New Roman" w:cs="Arial" w:asciiTheme="majorHAnsi" w:hAnsiTheme="majorHAnsi"/>
          <w:color w:val="222222"/>
          <w:sz w:val="28"/>
          <w:szCs w:val="28"/>
          <w:lang w:val="en-US" w:eastAsia="ru-RU"/>
        </w:rPr>
      </w:pPr>
    </w:p>
    <w:p>
      <w:pPr>
        <w:shd w:val="clear" w:color="auto" w:fill="FFFFFF"/>
        <w:spacing w:after="0" w:line="240" w:lineRule="auto"/>
        <w:jc w:val="center"/>
        <w:rPr>
          <w:rFonts w:eastAsia="Times New Roman" w:cs="Arial" w:asciiTheme="majorHAnsi" w:hAnsiTheme="majorHAnsi"/>
          <w:color w:val="222222"/>
          <w:sz w:val="28"/>
          <w:szCs w:val="28"/>
          <w:lang w:eastAsia="ru-RU"/>
        </w:rPr>
      </w:pPr>
      <w:r>
        <w:rPr>
          <w:rFonts w:eastAsia="Times New Roman" w:cs="Arial" w:asciiTheme="majorHAnsi" w:hAnsiTheme="majorHAnsi"/>
          <w:color w:val="CC6611"/>
          <w:sz w:val="28"/>
          <w:szCs w:val="28"/>
          <w:lang w:eastAsia="ru-RU"/>
        </w:rPr>
        <w:drawing>
          <wp:inline distT="0" distB="0" distL="0" distR="0">
            <wp:extent cx="5940425" cy="3950335"/>
            <wp:effectExtent l="0" t="0" r="3175" b="12065"/>
            <wp:docPr id="12" name="Рисунок 1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0425" cy="3950335"/>
                    </a:xfrm>
                    <a:prstGeom prst="rect">
                      <a:avLst/>
                    </a:prstGeom>
                    <a:noFill/>
                    <a:ln>
                      <a:noFill/>
                    </a:ln>
                  </pic:spPr>
                </pic:pic>
              </a:graphicData>
            </a:graphic>
          </wp:inline>
        </w:drawing>
      </w:r>
    </w:p>
    <w:p>
      <w:pPr>
        <w:spacing w:after="0" w:line="240" w:lineRule="auto"/>
        <w:rPr>
          <w:rFonts w:eastAsia="Times New Roman" w:cs="Times New Roman" w:asciiTheme="majorHAnsi" w:hAnsiTheme="majorHAnsi"/>
          <w:sz w:val="28"/>
          <w:szCs w:val="28"/>
          <w:lang w:eastAsia="ru-RU"/>
        </w:rPr>
      </w:pPr>
    </w:p>
    <w:p>
      <w:pPr>
        <w:shd w:val="clear" w:color="auto" w:fill="FFFFFF"/>
        <w:spacing w:after="0"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color w:val="222222"/>
          <w:sz w:val="28"/>
          <w:szCs w:val="28"/>
          <w:shd w:val="clear" w:color="auto" w:fill="FFFFFF"/>
          <w:lang w:eastAsia="ru-RU"/>
        </w:rPr>
        <w:t>Кластеризация k-средних – один из самых простых и наиболее часто используемых алгоритмов кластеризации Применить алгоритм k-средних, воспользовавшись библиотекой scikit-learn, довольно просто. Здесь мы применяем его к синтетическим данным, которые использовали для построения предыдущих графиков. Мы создаем экземпляр класса KMeans и задаем количество выделяемых кластеров.</w:t>
      </w:r>
    </w:p>
    <w:p>
      <w:pPr>
        <w:shd w:val="clear" w:color="auto" w:fill="FFFFFF"/>
        <w:spacing w:before="100" w:beforeAutospacing="1" w:after="100" w:afterAutospacing="1"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color w:val="222222"/>
          <w:sz w:val="28"/>
          <w:szCs w:val="28"/>
          <w:lang w:eastAsia="ru-RU"/>
        </w:rPr>
        <w:t>Для кластеризации используем метод K-means, задаем количество кластеров = 5</w:t>
      </w:r>
    </w:p>
    <w:p>
      <w:pPr>
        <w:shd w:val="clear" w:color="auto" w:fill="FFFFFF"/>
        <w:spacing w:after="0" w:line="240" w:lineRule="auto"/>
        <w:rPr>
          <w:rFonts w:eastAsia="Times New Roman" w:cs="Arial" w:asciiTheme="majorHAnsi" w:hAnsiTheme="majorHAnsi"/>
          <w:color w:val="222222"/>
          <w:sz w:val="28"/>
          <w:szCs w:val="28"/>
          <w:lang w:val="en-US" w:eastAsia="ru-RU"/>
        </w:rPr>
      </w:pPr>
      <w:r>
        <w:rPr>
          <w:rFonts w:eastAsia="Times New Roman" w:cs="Arial" w:asciiTheme="majorHAnsi" w:hAnsiTheme="majorHAnsi"/>
          <w:b/>
          <w:bCs/>
          <w:i/>
          <w:iCs/>
          <w:color w:val="222222"/>
          <w:sz w:val="28"/>
          <w:szCs w:val="28"/>
          <w:lang w:val="en-US" w:eastAsia="ru-RU"/>
        </w:rPr>
        <w:t>from sklearn.cluster import KMeans</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kmeans = KMeans(n_clusters=5, random_state=7)</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x, y = df_blobs[['x1', 'x2']], df_blobs['y']</w:t>
      </w:r>
      <w:r>
        <w:rPr>
          <w:rFonts w:eastAsia="Times New Roman" w:cs="Arial" w:asciiTheme="majorHAnsi" w:hAnsiTheme="majorHAnsi"/>
          <w:b/>
          <w:bCs/>
          <w:i/>
          <w:iCs/>
          <w:color w:val="222222"/>
          <w:sz w:val="28"/>
          <w:szCs w:val="28"/>
          <w:lang w:val="en-US" w:eastAsia="ru-RU"/>
        </w:rPr>
        <w:br w:type="textWrapping"/>
      </w:r>
      <w:r>
        <w:rPr>
          <w:rFonts w:eastAsia="Times New Roman" w:cs="Arial" w:asciiTheme="majorHAnsi" w:hAnsiTheme="majorHAnsi"/>
          <w:b/>
          <w:bCs/>
          <w:i/>
          <w:iCs/>
          <w:color w:val="222222"/>
          <w:sz w:val="28"/>
          <w:szCs w:val="28"/>
          <w:lang w:val="en-US" w:eastAsia="ru-RU"/>
        </w:rPr>
        <w:t>y_pred = kmeans.fit_predict(x)</w:t>
      </w:r>
    </w:p>
    <w:p>
      <w:pPr>
        <w:shd w:val="clear" w:color="auto" w:fill="FFFFFF"/>
        <w:spacing w:after="0" w:line="240" w:lineRule="auto"/>
        <w:rPr>
          <w:rFonts w:eastAsia="Times New Roman" w:cs="Arial" w:asciiTheme="majorHAnsi" w:hAnsiTheme="majorHAnsi"/>
          <w:color w:val="222222"/>
          <w:sz w:val="28"/>
          <w:szCs w:val="28"/>
          <w:lang w:val="en-US" w:eastAsia="ru-RU"/>
        </w:rPr>
      </w:pPr>
    </w:p>
    <w:p>
      <w:pPr>
        <w:shd w:val="clear" w:color="auto" w:fill="FFFFFF"/>
        <w:spacing w:after="0"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color w:val="222222"/>
          <w:sz w:val="28"/>
          <w:szCs w:val="28"/>
          <w:lang w:eastAsia="ru-RU"/>
        </w:rPr>
        <w:t>Cравнениваем наши предсказания c оригинальным метками :</w:t>
      </w:r>
    </w:p>
    <w:p>
      <w:pPr>
        <w:shd w:val="clear" w:color="auto" w:fill="FFFFFF"/>
        <w:spacing w:after="0" w:line="240" w:lineRule="auto"/>
        <w:rPr>
          <w:rFonts w:eastAsia="Times New Roman" w:cs="Arial" w:asciiTheme="majorHAnsi" w:hAnsiTheme="majorHAnsi"/>
          <w:b/>
          <w:bCs/>
          <w:i/>
          <w:iCs/>
          <w:color w:val="222222"/>
          <w:sz w:val="28"/>
          <w:szCs w:val="28"/>
          <w:lang w:eastAsia="ru-RU"/>
        </w:rPr>
      </w:pPr>
    </w:p>
    <w:p>
      <w:pPr>
        <w:shd w:val="clear" w:color="auto" w:fill="FFFFFF"/>
        <w:spacing w:after="0" w:line="240" w:lineRule="auto"/>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fig, axs = plt.subplots(1, 2, figsize=(14, 6))</w:t>
      </w:r>
    </w:p>
    <w:p>
      <w:pPr>
        <w:shd w:val="clear" w:color="auto" w:fill="FFFFFF"/>
        <w:spacing w:after="0" w:line="240" w:lineRule="auto"/>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x, y = df_blobs[['x1', 'x2']], df_blobs['y']</w:t>
      </w:r>
    </w:p>
    <w:p>
      <w:pPr>
        <w:shd w:val="clear" w:color="auto" w:fill="FFFFFF"/>
        <w:spacing w:after="0" w:line="240" w:lineRule="auto"/>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plot_2d_clusters(x, y, axs[0])</w:t>
      </w:r>
    </w:p>
    <w:p>
      <w:pPr>
        <w:shd w:val="clear" w:color="auto" w:fill="FFFFFF"/>
        <w:spacing w:after="0" w:line="240" w:lineRule="auto"/>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plot_2d_clusters(x, y_pred, axs[1])</w:t>
      </w:r>
    </w:p>
    <w:p>
      <w:pPr>
        <w:shd w:val="clear" w:color="auto" w:fill="FFFFFF"/>
        <w:spacing w:after="0" w:line="240" w:lineRule="auto"/>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axs[0].set_title(f'Actuals: {axs[0].get_title()}')</w:t>
      </w:r>
    </w:p>
    <w:p>
      <w:pPr>
        <w:shd w:val="clear" w:color="auto" w:fill="FFFFFF"/>
        <w:spacing w:after="0" w:line="240" w:lineRule="auto"/>
        <w:rPr>
          <w:rFonts w:eastAsia="Times New Roman" w:cs="Arial" w:asciiTheme="majorHAnsi" w:hAnsiTheme="majorHAnsi"/>
          <w:b/>
          <w:bCs/>
          <w:i/>
          <w:iCs/>
          <w:color w:val="222222"/>
          <w:sz w:val="28"/>
          <w:szCs w:val="28"/>
          <w:lang w:val="en-US" w:eastAsia="ru-RU"/>
        </w:rPr>
      </w:pPr>
      <w:r>
        <w:rPr>
          <w:rFonts w:eastAsia="Times New Roman" w:cs="Arial" w:asciiTheme="majorHAnsi" w:hAnsiTheme="majorHAnsi"/>
          <w:b/>
          <w:bCs/>
          <w:i/>
          <w:iCs/>
          <w:color w:val="222222"/>
          <w:sz w:val="28"/>
          <w:szCs w:val="28"/>
          <w:lang w:val="en-US" w:eastAsia="ru-RU"/>
        </w:rPr>
        <w:t>axs[1].set_title(f'KMeans: {axs[1].get_title()}')</w:t>
      </w:r>
    </w:p>
    <w:p>
      <w:pPr>
        <w:shd w:val="clear" w:color="auto" w:fill="FFFFFF"/>
        <w:spacing w:after="0" w:line="240" w:lineRule="auto"/>
        <w:jc w:val="center"/>
        <w:rPr>
          <w:rFonts w:eastAsia="Times New Roman" w:cs="Arial" w:asciiTheme="majorHAnsi" w:hAnsiTheme="majorHAnsi"/>
          <w:color w:val="222222"/>
          <w:sz w:val="28"/>
          <w:szCs w:val="28"/>
          <w:lang w:eastAsia="ru-RU"/>
        </w:rPr>
      </w:pPr>
      <w:r>
        <w:rPr>
          <w:rFonts w:eastAsia="Times New Roman" w:cs="Arial" w:asciiTheme="majorHAnsi" w:hAnsiTheme="majorHAnsi"/>
          <w:color w:val="CC6611"/>
          <w:sz w:val="28"/>
          <w:szCs w:val="28"/>
          <w:lang w:eastAsia="ru-RU"/>
        </w:rPr>
        <w:drawing>
          <wp:inline distT="0" distB="0" distL="0" distR="0">
            <wp:extent cx="5940425" cy="2539365"/>
            <wp:effectExtent l="0" t="0" r="3175" b="13335"/>
            <wp:docPr id="11" name="Рисунок 1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0425" cy="2539365"/>
                    </a:xfrm>
                    <a:prstGeom prst="rect">
                      <a:avLst/>
                    </a:prstGeom>
                    <a:noFill/>
                    <a:ln>
                      <a:noFill/>
                    </a:ln>
                  </pic:spPr>
                </pic:pic>
              </a:graphicData>
            </a:graphic>
          </wp:inline>
        </w:drawing>
      </w:r>
    </w:p>
    <w:p>
      <w:pPr>
        <w:spacing w:after="0" w:line="240" w:lineRule="auto"/>
        <w:rPr>
          <w:rFonts w:eastAsia="Times New Roman" w:cs="Times New Roman" w:asciiTheme="majorHAnsi" w:hAnsiTheme="majorHAnsi"/>
          <w:sz w:val="28"/>
          <w:szCs w:val="28"/>
          <w:lang w:eastAsia="ru-RU"/>
        </w:rPr>
      </w:pPr>
      <w:r>
        <w:rPr>
          <w:rFonts w:eastAsia="Times New Roman" w:cs="Arial" w:asciiTheme="majorHAnsi" w:hAnsiTheme="majorHAnsi"/>
          <w:color w:val="222222"/>
          <w:sz w:val="28"/>
          <w:szCs w:val="28"/>
          <w:lang w:eastAsia="ru-RU"/>
        </w:rPr>
        <w:br w:type="textWrapping"/>
      </w:r>
    </w:p>
    <w:p>
      <w:pPr>
        <w:shd w:val="clear" w:color="auto" w:fill="FFFFFF"/>
        <w:spacing w:before="100" w:beforeAutospacing="1" w:after="100" w:afterAutospacing="1" w:line="240" w:lineRule="auto"/>
        <w:rPr>
          <w:rFonts w:eastAsia="Times New Roman" w:cs="Arial" w:asciiTheme="majorHAnsi" w:hAnsiTheme="majorHAnsi"/>
          <w:color w:val="222222"/>
          <w:sz w:val="28"/>
          <w:szCs w:val="28"/>
          <w:lang w:eastAsia="ru-RU"/>
        </w:rPr>
      </w:pPr>
      <w:r>
        <w:rPr>
          <w:rFonts w:eastAsia="Times New Roman" w:cs="Arial" w:asciiTheme="majorHAnsi" w:hAnsiTheme="majorHAnsi"/>
          <w:color w:val="222222"/>
          <w:sz w:val="28"/>
          <w:szCs w:val="28"/>
          <w:shd w:val="clear" w:color="auto" w:fill="FFFFFF"/>
          <w:lang w:eastAsia="ru-RU"/>
        </w:rPr>
        <w:t>Один из первоначальных четырех кластеров был разделен на два, так как мы установили K на пять. И все же, как мы определяем значение K? У нас нет другого выбора, кроме как запустить алгоритм несколько раз с разным количеством кластеров и выбрать лучший. В следующем фрагменте кода мы перебираем три различных значения для n_clusters. У нас также есть доступ к конечным центроидам, которые вычисляются для каждого кластера после того, как алгоритм сходится. Просмотр этих центроидов проясняет, как алгоритм назначил каждую точку данных своему собственному кластеру. В последней строке нашего фрагмента кода используется треугольный маркер для построения центроидов на каждом из трех графиков:</w:t>
      </w:r>
    </w:p>
    <w:p>
      <w:pPr>
        <w:pStyle w:val="2"/>
        <w:shd w:val="clear" w:color="auto" w:fill="FFFFFF"/>
        <w:spacing w:before="495" w:after="345" w:line="750" w:lineRule="atLeast"/>
        <w:rPr>
          <w:color w:val="111111"/>
          <w:sz w:val="28"/>
          <w:szCs w:val="28"/>
        </w:rPr>
      </w:pPr>
      <w:r>
        <w:rPr>
          <w:rFonts w:cs="Calibri"/>
          <w:color w:val="111111"/>
          <w:sz w:val="28"/>
          <w:szCs w:val="28"/>
        </w:rPr>
        <w:t>Алгоритмы</w:t>
      </w:r>
      <w:r>
        <w:rPr>
          <w:color w:val="111111"/>
          <w:sz w:val="28"/>
          <w:szCs w:val="28"/>
        </w:rPr>
        <w:t xml:space="preserve"> K-</w:t>
      </w:r>
      <w:r>
        <w:rPr>
          <w:rFonts w:cs="Calibri"/>
          <w:color w:val="111111"/>
          <w:sz w:val="28"/>
          <w:szCs w:val="28"/>
        </w:rPr>
        <w:t>ближайших</w:t>
      </w:r>
      <w:r>
        <w:rPr>
          <w:color w:val="111111"/>
          <w:sz w:val="28"/>
          <w:szCs w:val="28"/>
        </w:rPr>
        <w:t xml:space="preserve"> </w:t>
      </w:r>
      <w:r>
        <w:rPr>
          <w:rFonts w:cs="Calibri"/>
          <w:color w:val="111111"/>
          <w:sz w:val="28"/>
          <w:szCs w:val="28"/>
        </w:rPr>
        <w:t>соседей</w:t>
      </w:r>
      <w:r>
        <w:rPr>
          <w:color w:val="111111"/>
          <w:sz w:val="28"/>
          <w:szCs w:val="28"/>
        </w:rPr>
        <w:t xml:space="preserve"> </w:t>
      </w:r>
      <w:r>
        <w:rPr>
          <w:rFonts w:cs="Calibri"/>
          <w:color w:val="111111"/>
          <w:sz w:val="28"/>
          <w:szCs w:val="28"/>
        </w:rPr>
        <w:t>и</w:t>
      </w:r>
      <w:r>
        <w:rPr>
          <w:color w:val="111111"/>
          <w:sz w:val="28"/>
          <w:szCs w:val="28"/>
        </w:rPr>
        <w:t xml:space="preserve"> K-</w:t>
      </w:r>
      <w:r>
        <w:rPr>
          <w:rFonts w:cs="Calibri"/>
          <w:color w:val="111111"/>
          <w:sz w:val="28"/>
          <w:szCs w:val="28"/>
        </w:rPr>
        <w:t>средних</w:t>
      </w:r>
      <w:r>
        <w:rPr>
          <w:color w:val="111111"/>
          <w:sz w:val="28"/>
          <w:szCs w:val="28"/>
        </w:rPr>
        <w:t xml:space="preserve"> </w:t>
      </w:r>
      <w:r>
        <w:rPr>
          <w:rFonts w:cs="Calibri"/>
          <w:color w:val="111111"/>
          <w:sz w:val="28"/>
          <w:szCs w:val="28"/>
        </w:rPr>
        <w:t>на</w:t>
      </w:r>
      <w:r>
        <w:rPr>
          <w:color w:val="111111"/>
          <w:sz w:val="28"/>
          <w:szCs w:val="28"/>
        </w:rPr>
        <w:t xml:space="preserve"> Python</w:t>
      </w:r>
    </w:p>
    <w:p>
      <w:pPr>
        <w:shd w:val="clear" w:color="auto" w:fill="FFFFFF"/>
        <w:spacing w:after="390" w:line="390" w:lineRule="atLeast"/>
        <w:rPr>
          <w:rFonts w:eastAsia="Times New Roman" w:cs="Times New Roman" w:asciiTheme="majorHAnsi" w:hAnsiTheme="majorHAnsi"/>
          <w:color w:val="222222"/>
          <w:sz w:val="28"/>
          <w:szCs w:val="28"/>
          <w:lang w:eastAsia="ru-RU"/>
        </w:rPr>
      </w:pPr>
      <w:r>
        <w:rPr>
          <w:rFonts w:eastAsia="Times New Roman" w:cs="Times New Roman" w:asciiTheme="majorHAnsi" w:hAnsiTheme="majorHAnsi"/>
          <w:color w:val="222222"/>
          <w:sz w:val="28"/>
          <w:szCs w:val="28"/>
          <w:lang w:eastAsia="ru-RU"/>
        </w:rPr>
        <w:t>Одно из самых популярных приложений машинного обучения — решение задач классификации. Задачи классификации — это ситуации, когда у вас есть набор данных, и вы хотите классифицировать наблюдения из этого набора в определенную категорию.</w:t>
      </w:r>
    </w:p>
    <w:p>
      <w:pPr>
        <w:shd w:val="clear" w:color="auto" w:fill="FFFFFF"/>
        <w:spacing w:after="390" w:line="390" w:lineRule="atLeast"/>
        <w:rPr>
          <w:rFonts w:eastAsia="Times New Roman" w:cs="Times New Roman" w:asciiTheme="majorHAnsi" w:hAnsiTheme="majorHAnsi"/>
          <w:color w:val="222222"/>
          <w:sz w:val="28"/>
          <w:szCs w:val="28"/>
          <w:lang w:eastAsia="ru-RU"/>
        </w:rPr>
      </w:pPr>
      <w:r>
        <w:rPr>
          <w:rFonts w:eastAsia="Times New Roman" w:cs="Times New Roman" w:asciiTheme="majorHAnsi" w:hAnsiTheme="majorHAnsi"/>
          <w:color w:val="222222"/>
          <w:sz w:val="28"/>
          <w:szCs w:val="28"/>
          <w:lang w:eastAsia="ru-RU"/>
        </w:rPr>
        <w:t>Известный пример — спам-фильтр для электронной почты. Gmail использует методы машинного обучения с учителем, чтобы автоматически помещать электронные письма в папку для спама в зависимости от их содержания, темы и других характеристик.</w:t>
      </w:r>
    </w:p>
    <w:p>
      <w:pPr>
        <w:shd w:val="clear" w:color="auto" w:fill="FFFFFF"/>
        <w:spacing w:after="390" w:line="390" w:lineRule="atLeast"/>
        <w:rPr>
          <w:rFonts w:eastAsia="Times New Roman" w:cs="Times New Roman" w:asciiTheme="majorHAnsi" w:hAnsiTheme="majorHAnsi"/>
          <w:color w:val="222222"/>
          <w:sz w:val="28"/>
          <w:szCs w:val="28"/>
          <w:lang w:eastAsia="ru-RU"/>
        </w:rPr>
      </w:pPr>
      <w:r>
        <w:rPr>
          <w:rFonts w:eastAsia="Times New Roman" w:cs="Times New Roman" w:asciiTheme="majorHAnsi" w:hAnsiTheme="majorHAnsi"/>
          <w:color w:val="222222"/>
          <w:sz w:val="28"/>
          <w:szCs w:val="28"/>
          <w:lang w:eastAsia="ru-RU"/>
        </w:rPr>
        <w:t>Две модели машинного обучения выполняют большую часть работы, когда дело доходит до задач классификации:</w:t>
      </w:r>
    </w:p>
    <w:p>
      <w:pPr>
        <w:numPr>
          <w:ilvl w:val="0"/>
          <w:numId w:val="3"/>
        </w:numPr>
        <w:shd w:val="clear" w:color="auto" w:fill="FFFFFF"/>
        <w:spacing w:before="100" w:beforeAutospacing="1" w:after="100" w:afterAutospacing="1" w:line="390" w:lineRule="atLeast"/>
        <w:ind w:left="1035"/>
        <w:rPr>
          <w:rFonts w:eastAsia="Times New Roman" w:cs="Times New Roman" w:asciiTheme="majorHAnsi" w:hAnsiTheme="majorHAnsi"/>
          <w:color w:val="222222"/>
          <w:sz w:val="28"/>
          <w:szCs w:val="28"/>
          <w:lang w:eastAsia="ru-RU"/>
        </w:rPr>
      </w:pPr>
      <w:r>
        <w:rPr>
          <w:rFonts w:eastAsia="Times New Roman" w:cs="Times New Roman" w:asciiTheme="majorHAnsi" w:hAnsiTheme="majorHAnsi"/>
          <w:color w:val="222222"/>
          <w:sz w:val="28"/>
          <w:szCs w:val="28"/>
          <w:lang w:eastAsia="ru-RU"/>
        </w:rPr>
        <w:t>Метод K-ближайших соседей</w:t>
      </w:r>
    </w:p>
    <w:p>
      <w:pPr>
        <w:numPr>
          <w:ilvl w:val="0"/>
          <w:numId w:val="3"/>
        </w:numPr>
        <w:shd w:val="clear" w:color="auto" w:fill="FFFFFF"/>
        <w:spacing w:before="100" w:beforeAutospacing="1" w:after="100" w:afterAutospacing="1" w:line="390" w:lineRule="atLeast"/>
        <w:ind w:left="1035"/>
        <w:rPr>
          <w:rFonts w:eastAsia="Times New Roman" w:cs="Times New Roman" w:asciiTheme="majorHAnsi" w:hAnsiTheme="majorHAnsi"/>
          <w:color w:val="222222"/>
          <w:sz w:val="28"/>
          <w:szCs w:val="28"/>
          <w:lang w:eastAsia="ru-RU"/>
        </w:rPr>
      </w:pPr>
      <w:r>
        <w:rPr>
          <w:rFonts w:eastAsia="Times New Roman" w:cs="Times New Roman" w:asciiTheme="majorHAnsi" w:hAnsiTheme="majorHAnsi"/>
          <w:color w:val="222222"/>
          <w:sz w:val="28"/>
          <w:szCs w:val="28"/>
          <w:lang w:eastAsia="ru-RU"/>
        </w:rPr>
        <w:t>Метод К-средних</w:t>
      </w:r>
    </w:p>
    <w:p>
      <w:pPr>
        <w:shd w:val="clear" w:color="auto" w:fill="FFFFFF"/>
        <w:spacing w:after="390" w:line="390" w:lineRule="atLeast"/>
        <w:rPr>
          <w:rFonts w:eastAsia="Times New Roman" w:cs="Times New Roman" w:asciiTheme="majorHAnsi" w:hAnsiTheme="majorHAnsi"/>
          <w:color w:val="222222"/>
          <w:sz w:val="28"/>
          <w:szCs w:val="28"/>
          <w:lang w:eastAsia="ru-RU"/>
        </w:rPr>
      </w:pPr>
      <w:r>
        <w:rPr>
          <w:rFonts w:eastAsia="Times New Roman" w:cs="Times New Roman" w:asciiTheme="majorHAnsi" w:hAnsiTheme="majorHAnsi"/>
          <w:color w:val="222222"/>
          <w:sz w:val="28"/>
          <w:szCs w:val="28"/>
          <w:lang w:eastAsia="ru-RU"/>
        </w:rPr>
        <w:t>Из этого руководства вы узнаете, как применять алгоритмы K-ближайших соседей и K-средних в коде на Python.</w:t>
      </w:r>
    </w:p>
    <w:p>
      <w:pPr>
        <w:pStyle w:val="2"/>
        <w:shd w:val="clear" w:color="auto" w:fill="FFFFFF"/>
        <w:spacing w:before="0"/>
        <w:rPr>
          <w:color w:val="111111"/>
          <w:sz w:val="28"/>
          <w:szCs w:val="28"/>
        </w:rPr>
      </w:pPr>
      <w:r>
        <w:rPr>
          <w:b/>
          <w:bCs/>
          <w:color w:val="111111"/>
          <w:sz w:val="28"/>
          <w:szCs w:val="28"/>
        </w:rPr>
        <w:t>Метод локтя</w:t>
      </w:r>
    </w:p>
    <w:p>
      <w:pPr>
        <w:rPr>
          <w:rFonts w:asciiTheme="majorHAnsi" w:hAnsiTheme="majorHAnsi"/>
          <w:sz w:val="28"/>
          <w:szCs w:val="28"/>
        </w:rPr>
      </w:pP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При кластеризации методом k-средних количество кластеров чаще всего оценивают с помощью </w:t>
      </w:r>
      <w:r>
        <w:rPr>
          <w:rFonts w:asciiTheme="majorHAnsi" w:hAnsiTheme="majorHAnsi"/>
          <w:sz w:val="28"/>
          <w:szCs w:val="28"/>
        </w:rPr>
        <w:t>«метода логтя»</w:t>
      </w:r>
      <w:r>
        <w:rPr>
          <w:rFonts w:cs="Arial" w:asciiTheme="majorHAnsi" w:hAnsiTheme="majorHAnsi"/>
          <w:color w:val="111111"/>
          <w:sz w:val="28"/>
          <w:szCs w:val="28"/>
          <w:shd w:val="clear" w:color="auto" w:fill="FFFFFF"/>
        </w:rPr>
        <w:t>. Он подразумевает многократное циклическое исполнение алгоритма с увеличением количества выбираемых кластеров, а также последующим откладыванием на графике балла кластеризации, вычисленного как функция от количества кластеров.</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Что это за балл, или метрика, которая откладывается на графике? Почему называют методом </w:t>
      </w:r>
      <w:r>
        <w:rPr>
          <w:rFonts w:cs="Arial" w:asciiTheme="majorHAnsi" w:hAnsiTheme="majorHAnsi"/>
          <w:i/>
          <w:iCs/>
          <w:color w:val="111111"/>
          <w:sz w:val="28"/>
          <w:szCs w:val="28"/>
          <w:shd w:val="clear" w:color="auto" w:fill="FFFFFF"/>
        </w:rPr>
        <w:t>локтя</w:t>
      </w:r>
      <w:r>
        <w:rPr>
          <w:rFonts w:cs="Arial" w:asciiTheme="majorHAnsi" w:hAnsiTheme="majorHAnsi"/>
          <w:color w:val="111111"/>
          <w:sz w:val="28"/>
          <w:szCs w:val="28"/>
          <w:shd w:val="clear" w:color="auto" w:fill="FFFFFF"/>
        </w:rPr>
        <w:t>?</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Характерный график выглядит так:</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asciiTheme="majorHAnsi" w:hAnsiTheme="majorHAnsi"/>
          <w:sz w:val="28"/>
          <w:szCs w:val="28"/>
        </w:rPr>
        <w:drawing>
          <wp:inline distT="0" distB="0" distL="0" distR="0">
            <wp:extent cx="5940425" cy="3398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0425" cy="3398520"/>
                    </a:xfrm>
                    <a:prstGeom prst="rect">
                      <a:avLst/>
                    </a:prstGeom>
                    <a:noFill/>
                    <a:ln>
                      <a:noFill/>
                    </a:ln>
                  </pic:spPr>
                </pic:pic>
              </a:graphicData>
            </a:graphic>
          </wp:inline>
        </w:drawing>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Балл, как правило, является мерой входных данных по целевой функции k-средних, то есть некой формой отношения внутрикластерного расстояния к межкластерному расстоянию.</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p>
    <w:p>
      <w:pPr>
        <w:pStyle w:val="2"/>
        <w:shd w:val="clear" w:color="auto" w:fill="FFFFFF"/>
        <w:spacing w:before="0"/>
        <w:rPr>
          <w:color w:val="111111"/>
          <w:sz w:val="28"/>
          <w:szCs w:val="28"/>
        </w:rPr>
      </w:pPr>
      <w:r>
        <w:rPr>
          <w:b/>
          <w:bCs/>
          <w:color w:val="111111"/>
          <w:sz w:val="28"/>
          <w:szCs w:val="28"/>
        </w:rPr>
        <w:t>Силуэт — более подходящая метрика</w:t>
      </w:r>
    </w:p>
    <w:p>
      <w:pPr>
        <w:rPr>
          <w:rFonts w:cs="Arial" w:asciiTheme="majorHAnsi" w:hAnsiTheme="majorHAnsi"/>
          <w:color w:val="111111"/>
          <w:sz w:val="28"/>
          <w:szCs w:val="28"/>
          <w:shd w:val="clear" w:color="auto" w:fill="FFFFFF"/>
        </w:rPr>
      </w:pP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Коэффициент «силуэт» вычисляется с помощью среднего внутрикластерного расстояния (a) и среднего расстояния до ближайшего кластера (b) по каждому образцу. Силуэт вычисляется как </w:t>
      </w:r>
      <w:r>
        <w:rPr>
          <w:rStyle w:val="8"/>
          <w:rFonts w:asciiTheme="majorHAnsi" w:hAnsiTheme="majorHAnsi" w:eastAsiaTheme="minorHAnsi"/>
          <w:color w:val="111111"/>
          <w:sz w:val="28"/>
          <w:szCs w:val="28"/>
          <w:shd w:val="clear" w:color="auto" w:fill="FAFAFA"/>
        </w:rPr>
        <w:t>(b - a) / max(a, b)</w:t>
      </w:r>
      <w:r>
        <w:rPr>
          <w:rFonts w:cs="Arial" w:asciiTheme="majorHAnsi" w:hAnsiTheme="majorHAnsi"/>
          <w:color w:val="111111"/>
          <w:sz w:val="28"/>
          <w:szCs w:val="28"/>
          <w:shd w:val="clear" w:color="auto" w:fill="FFFFFF"/>
        </w:rPr>
        <w:t>. Поясню: </w:t>
      </w:r>
      <w:r>
        <w:rPr>
          <w:rStyle w:val="8"/>
          <w:rFonts w:asciiTheme="majorHAnsi" w:hAnsiTheme="majorHAnsi" w:eastAsiaTheme="minorHAnsi"/>
          <w:color w:val="111111"/>
          <w:sz w:val="28"/>
          <w:szCs w:val="28"/>
          <w:shd w:val="clear" w:color="auto" w:fill="FAFAFA"/>
        </w:rPr>
        <w:t>b</w:t>
      </w:r>
      <w:r>
        <w:rPr>
          <w:rFonts w:cs="Arial" w:asciiTheme="majorHAnsi" w:hAnsiTheme="majorHAnsi"/>
          <w:color w:val="111111"/>
          <w:sz w:val="28"/>
          <w:szCs w:val="28"/>
          <w:shd w:val="clear" w:color="auto" w:fill="FFFFFF"/>
        </w:rPr>
        <w:t> — это расстояние между </w:t>
      </w:r>
      <w:r>
        <w:rPr>
          <w:rStyle w:val="8"/>
          <w:rFonts w:asciiTheme="majorHAnsi" w:hAnsiTheme="majorHAnsi" w:eastAsiaTheme="minorHAnsi"/>
          <w:color w:val="111111"/>
          <w:sz w:val="28"/>
          <w:szCs w:val="28"/>
          <w:shd w:val="clear" w:color="auto" w:fill="FAFAFA"/>
        </w:rPr>
        <w:t>a</w:t>
      </w:r>
      <w:r>
        <w:rPr>
          <w:rFonts w:cs="Arial" w:asciiTheme="majorHAnsi" w:hAnsiTheme="majorHAnsi"/>
          <w:color w:val="111111"/>
          <w:sz w:val="28"/>
          <w:szCs w:val="28"/>
          <w:shd w:val="clear" w:color="auto" w:fill="FFFFFF"/>
        </w:rPr>
        <w:t> и ближайшим кластером, в который </w:t>
      </w:r>
      <w:r>
        <w:rPr>
          <w:rStyle w:val="8"/>
          <w:rFonts w:asciiTheme="majorHAnsi" w:hAnsiTheme="majorHAnsi" w:eastAsiaTheme="minorHAnsi"/>
          <w:color w:val="111111"/>
          <w:sz w:val="28"/>
          <w:szCs w:val="28"/>
          <w:shd w:val="clear" w:color="auto" w:fill="FAFAFA"/>
        </w:rPr>
        <w:t>a</w:t>
      </w:r>
      <w:r>
        <w:rPr>
          <w:rFonts w:cs="Arial" w:asciiTheme="majorHAnsi" w:hAnsiTheme="majorHAnsi"/>
          <w:color w:val="111111"/>
          <w:sz w:val="28"/>
          <w:szCs w:val="28"/>
          <w:shd w:val="clear" w:color="auto" w:fill="FFFFFF"/>
        </w:rPr>
        <w:t> не входит. Можно вычислить среднее значение силуэта по всем образцам и использовать его как метрику для оценки количества кластеров.</w:t>
      </w:r>
    </w:p>
    <w:p>
      <w:pPr>
        <w:rPr>
          <w:rFonts w:asciiTheme="majorHAnsi" w:hAnsiTheme="majorHAnsi"/>
          <w:sz w:val="28"/>
          <w:szCs w:val="28"/>
        </w:rPr>
      </w:pPr>
      <w:r>
        <w:rPr>
          <w:rFonts w:cs="Arial" w:asciiTheme="majorHAnsi" w:hAnsiTheme="majorHAnsi"/>
          <w:color w:val="111111"/>
          <w:sz w:val="28"/>
          <w:szCs w:val="28"/>
          <w:shd w:val="clear" w:color="auto" w:fill="FFFFFF"/>
        </w:rPr>
        <w:t>Допустим, мы сгенерировали случайные данные с помощью функции make_blob из Scikit-learn. Данные расположены в четырёх измерениях и вокруг пяти кластерных центров. Суть проблемы в том, что данные сгенерированы вокруг пяти кластерных центров. Однако алгоритм k-средних об этом не знает.</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Кластеры можно отобразить на графике следующим образом (попарные признаки):</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asciiTheme="majorHAnsi" w:hAnsiTheme="majorHAnsi"/>
          <w:sz w:val="28"/>
          <w:szCs w:val="28"/>
        </w:rPr>
        <w:drawing>
          <wp:inline distT="0" distB="0" distL="0" distR="0">
            <wp:extent cx="5940425" cy="3162935"/>
            <wp:effectExtent l="0" t="0" r="3175" b="184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0425" cy="3162935"/>
                    </a:xfrm>
                    <a:prstGeom prst="rect">
                      <a:avLst/>
                    </a:prstGeom>
                    <a:noFill/>
                    <a:ln>
                      <a:noFill/>
                    </a:ln>
                  </pic:spPr>
                </pic:pic>
              </a:graphicData>
            </a:graphic>
          </wp:inline>
        </w:drawing>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Затем прогоним алгоритм k-средних со значениями от </w:t>
      </w:r>
      <w:r>
        <w:rPr>
          <w:rFonts w:cs="Arial" w:asciiTheme="majorHAnsi" w:hAnsiTheme="majorHAnsi"/>
          <w:i/>
          <w:iCs/>
          <w:color w:val="111111"/>
          <w:sz w:val="28"/>
          <w:szCs w:val="28"/>
          <w:shd w:val="clear" w:color="auto" w:fill="FFFFFF"/>
        </w:rPr>
        <w:t>k</w:t>
      </w:r>
      <w:r>
        <w:rPr>
          <w:rFonts w:cs="Arial" w:asciiTheme="majorHAnsi" w:hAnsiTheme="majorHAnsi"/>
          <w:color w:val="111111"/>
          <w:sz w:val="28"/>
          <w:szCs w:val="28"/>
          <w:shd w:val="clear" w:color="auto" w:fill="FFFFFF"/>
        </w:rPr>
        <w:t>=2 до </w:t>
      </w:r>
      <w:r>
        <w:rPr>
          <w:rFonts w:cs="Arial" w:asciiTheme="majorHAnsi" w:hAnsiTheme="majorHAnsi"/>
          <w:i/>
          <w:iCs/>
          <w:color w:val="111111"/>
          <w:sz w:val="28"/>
          <w:szCs w:val="28"/>
          <w:shd w:val="clear" w:color="auto" w:fill="FFFFFF"/>
        </w:rPr>
        <w:t>k</w:t>
      </w:r>
      <w:r>
        <w:rPr>
          <w:rFonts w:cs="Arial" w:asciiTheme="majorHAnsi" w:hAnsiTheme="majorHAnsi"/>
          <w:color w:val="111111"/>
          <w:sz w:val="28"/>
          <w:szCs w:val="28"/>
          <w:shd w:val="clear" w:color="auto" w:fill="FFFFFF"/>
        </w:rPr>
        <w:t>=12, а затем вычислим метрику по умолчанию к k-средних и среднее значение силуэта для каждого прогона, с выводом результатов в двух соседних графиках.</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asciiTheme="majorHAnsi" w:hAnsiTheme="majorHAnsi"/>
          <w:sz w:val="28"/>
          <w:szCs w:val="28"/>
        </w:rPr>
        <w:drawing>
          <wp:inline distT="0" distB="0" distL="0" distR="0">
            <wp:extent cx="5940425" cy="2022475"/>
            <wp:effectExtent l="0" t="0" r="3175" b="158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0425" cy="2022475"/>
                    </a:xfrm>
                    <a:prstGeom prst="rect">
                      <a:avLst/>
                    </a:prstGeom>
                    <a:noFill/>
                    <a:ln>
                      <a:noFill/>
                    </a:ln>
                  </pic:spPr>
                </pic:pic>
              </a:graphicData>
            </a:graphic>
          </wp:inline>
        </w:drawing>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Разница очевидна. Среднее значение силуэта возрастает до </w:t>
      </w:r>
      <w:r>
        <w:rPr>
          <w:rFonts w:cs="Arial" w:asciiTheme="majorHAnsi" w:hAnsiTheme="majorHAnsi"/>
          <w:i/>
          <w:iCs/>
          <w:color w:val="111111"/>
          <w:sz w:val="28"/>
          <w:szCs w:val="28"/>
          <w:shd w:val="clear" w:color="auto" w:fill="FFFFFF"/>
        </w:rPr>
        <w:t>k</w:t>
      </w:r>
      <w:r>
        <w:rPr>
          <w:rFonts w:cs="Arial" w:asciiTheme="majorHAnsi" w:hAnsiTheme="majorHAnsi"/>
          <w:color w:val="111111"/>
          <w:sz w:val="28"/>
          <w:szCs w:val="28"/>
          <w:shd w:val="clear" w:color="auto" w:fill="FFFFFF"/>
        </w:rPr>
        <w:t>=5, а затем резко снижается для более высоких значений </w:t>
      </w:r>
      <w:r>
        <w:rPr>
          <w:rFonts w:cs="Arial" w:asciiTheme="majorHAnsi" w:hAnsiTheme="majorHAnsi"/>
          <w:i/>
          <w:iCs/>
          <w:color w:val="111111"/>
          <w:sz w:val="28"/>
          <w:szCs w:val="28"/>
          <w:shd w:val="clear" w:color="auto" w:fill="FFFFFF"/>
        </w:rPr>
        <w:t>k</w:t>
      </w:r>
      <w:r>
        <w:rPr>
          <w:rFonts w:cs="Arial" w:asciiTheme="majorHAnsi" w:hAnsiTheme="majorHAnsi"/>
          <w:color w:val="111111"/>
          <w:sz w:val="28"/>
          <w:szCs w:val="28"/>
          <w:shd w:val="clear" w:color="auto" w:fill="FFFFFF"/>
        </w:rPr>
        <w:t>. То есть мы получаем выраженный пик при </w:t>
      </w:r>
      <w:r>
        <w:rPr>
          <w:rFonts w:cs="Arial" w:asciiTheme="majorHAnsi" w:hAnsiTheme="majorHAnsi"/>
          <w:i/>
          <w:iCs/>
          <w:color w:val="111111"/>
          <w:sz w:val="28"/>
          <w:szCs w:val="28"/>
          <w:shd w:val="clear" w:color="auto" w:fill="FFFFFF"/>
        </w:rPr>
        <w:t>k</w:t>
      </w:r>
      <w:r>
        <w:rPr>
          <w:rFonts w:cs="Arial" w:asciiTheme="majorHAnsi" w:hAnsiTheme="majorHAnsi"/>
          <w:color w:val="111111"/>
          <w:sz w:val="28"/>
          <w:szCs w:val="28"/>
          <w:shd w:val="clear" w:color="auto" w:fill="FFFFFF"/>
        </w:rPr>
        <w:t>=5, это количество кластеров, сгенерированных в исходном датасете.</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p>
    <w:p>
      <w:pPr>
        <w:shd w:val="clear" w:color="auto" w:fill="FFFFFF"/>
        <w:rPr>
          <w:rFonts w:cs="Arial" w:asciiTheme="majorHAnsi" w:hAnsiTheme="majorHAnsi"/>
          <w:color w:val="111111"/>
          <w:sz w:val="28"/>
          <w:szCs w:val="28"/>
        </w:rPr>
      </w:pPr>
      <w:r>
        <w:rPr>
          <w:rFonts w:cs="Arial" w:asciiTheme="majorHAnsi" w:hAnsiTheme="majorHAnsi"/>
          <w:color w:val="111111"/>
          <w:sz w:val="28"/>
          <w:szCs w:val="28"/>
        </w:rPr>
        <w:t>График силуэта имеет пиковый характер, в отличие от мягко изогнутого графика при использовании метода локтя. Его проще визуализировать и обосновать.</w:t>
      </w:r>
    </w:p>
    <w:p>
      <w:pPr>
        <w:rPr>
          <w:rFonts w:cs="Times New Roman" w:asciiTheme="majorHAnsi" w:hAnsiTheme="majorHAnsi"/>
          <w:sz w:val="28"/>
          <w:szCs w:val="28"/>
        </w:rPr>
      </w:pP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Если увеличить гауссов шум при генерировании данных, то кластеры будут сильнее накладываться друг на друга.</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asciiTheme="majorHAnsi" w:hAnsiTheme="majorHAnsi"/>
          <w:sz w:val="28"/>
          <w:szCs w:val="28"/>
        </w:rPr>
        <w:drawing>
          <wp:inline distT="0" distB="0" distL="0" distR="0">
            <wp:extent cx="5940425" cy="321754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0425" cy="3217545"/>
                    </a:xfrm>
                    <a:prstGeom prst="rect">
                      <a:avLst/>
                    </a:prstGeom>
                    <a:noFill/>
                    <a:ln>
                      <a:noFill/>
                    </a:ln>
                  </pic:spPr>
                </pic:pic>
              </a:graphicData>
            </a:graphic>
          </wp:inline>
        </w:drawing>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В этом случае вычисление k-средних по умолчанию с применением метода локтя даёт ещё более неопределённый результат. Ниже показан график метода локтя, на котором трудно выбрать подходящую точку, в которой линия на самом деле изгибается. Это 4, 5, 6 или 7?</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asciiTheme="majorHAnsi" w:hAnsiTheme="majorHAnsi"/>
          <w:sz w:val="28"/>
          <w:szCs w:val="28"/>
        </w:rPr>
        <w:drawing>
          <wp:inline distT="0" distB="0" distL="0" distR="0">
            <wp:extent cx="5940425" cy="3811905"/>
            <wp:effectExtent l="0" t="0" r="3175" b="171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0425" cy="3811905"/>
                    </a:xfrm>
                    <a:prstGeom prst="rect">
                      <a:avLst/>
                    </a:prstGeom>
                    <a:noFill/>
                    <a:ln>
                      <a:noFill/>
                    </a:ln>
                  </pic:spPr>
                </pic:pic>
              </a:graphicData>
            </a:graphic>
          </wp:inline>
        </w:drawing>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При этом график силуэта всё ещё демонстрирует пик в районе 4 или 5 кластерных центров, что существенно облегчает нам жизнь.</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Если вы посмотрите на накладывающиеся друг на друга кластеры, то увидите, что, несмотря на то, что мы сгенерировали данные вокруг 5 центров, из-за высокой дисперсии структурно можно выделить только 4 кластера. Силуэт легко выявляет это поведение и показывает оптимальное количество кластеров между 4 и 5.</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asciiTheme="majorHAnsi" w:hAnsiTheme="majorHAnsi"/>
          <w:sz w:val="28"/>
          <w:szCs w:val="28"/>
        </w:rPr>
        <w:drawing>
          <wp:inline distT="0" distB="0" distL="0" distR="0">
            <wp:extent cx="5940425" cy="4004310"/>
            <wp:effectExtent l="0" t="0" r="3175" b="15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0425" cy="4004310"/>
                    </a:xfrm>
                    <a:prstGeom prst="rect">
                      <a:avLst/>
                    </a:prstGeom>
                    <a:noFill/>
                    <a:ln>
                      <a:noFill/>
                    </a:ln>
                  </pic:spPr>
                </pic:pic>
              </a:graphicData>
            </a:graphic>
          </wp:inline>
        </w:drawing>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p>
    <w:p>
      <w:pPr>
        <w:pStyle w:val="2"/>
        <w:shd w:val="clear" w:color="auto" w:fill="FFFFFF"/>
        <w:spacing w:before="0"/>
        <w:rPr>
          <w:color w:val="111111"/>
          <w:sz w:val="28"/>
          <w:szCs w:val="28"/>
        </w:rPr>
      </w:pPr>
      <w:r>
        <w:rPr>
          <w:b/>
          <w:bCs/>
          <w:color w:val="111111"/>
          <w:sz w:val="28"/>
          <w:szCs w:val="28"/>
        </w:rPr>
        <w:t>Оценка BIC с моделью смеси нормальных распределений</w:t>
      </w:r>
    </w:p>
    <w:p>
      <w:pPr>
        <w:rPr>
          <w:rFonts w:asciiTheme="majorHAnsi" w:hAnsiTheme="majorHAnsi"/>
          <w:sz w:val="28"/>
          <w:szCs w:val="28"/>
        </w:rPr>
      </w:pP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Есть и другие замечательные метрики для определения истинного количества кластеров, например, </w:t>
      </w:r>
      <w:r>
        <w:rPr>
          <w:rFonts w:asciiTheme="majorHAnsi" w:hAnsiTheme="majorHAnsi"/>
          <w:sz w:val="28"/>
          <w:szCs w:val="28"/>
        </w:rPr>
        <w:t>байесовский информационный критерий</w:t>
      </w:r>
      <w:r>
        <w:rPr>
          <w:rFonts w:cs="Arial" w:asciiTheme="majorHAnsi" w:hAnsiTheme="majorHAnsi"/>
          <w:color w:val="111111"/>
          <w:sz w:val="28"/>
          <w:szCs w:val="28"/>
          <w:shd w:val="clear" w:color="auto" w:fill="FFFFFF"/>
        </w:rPr>
        <w:t> (BIC). Но их можно применять лишь в том случае, если нам нужно перейти от метода k-средних к более обобщённой версии — смеси нормальных распределений (Gaussian Mixture Model (GMM)).</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GMM рассматривает облако данных как суперпозицию многочисленных датасетов с нормальным распределением, с отдельными средними значениями и дисперсиями. А затем GMM применяет алгоритм максимизации алгоритмов, чтобы определить эти средние и дисперсии.</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asciiTheme="majorHAnsi" w:hAnsiTheme="majorHAnsi"/>
          <w:sz w:val="28"/>
          <w:szCs w:val="28"/>
        </w:rPr>
        <w:drawing>
          <wp:inline distT="0" distB="0" distL="0" distR="0">
            <wp:extent cx="5940425" cy="23641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0425" cy="2364105"/>
                    </a:xfrm>
                    <a:prstGeom prst="rect">
                      <a:avLst/>
                    </a:prstGeom>
                    <a:noFill/>
                    <a:ln>
                      <a:noFill/>
                    </a:ln>
                  </pic:spPr>
                </pic:pic>
              </a:graphicData>
            </a:graphic>
          </wp:inline>
        </w:drawing>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p>
    <w:p>
      <w:pPr>
        <w:pStyle w:val="3"/>
        <w:shd w:val="clear" w:color="auto" w:fill="FFFFFF"/>
        <w:spacing w:before="0" w:beforeAutospacing="0" w:after="0" w:afterAutospacing="0"/>
        <w:rPr>
          <w:rFonts w:asciiTheme="majorHAnsi" w:hAnsiTheme="majorHAnsi"/>
          <w:b w:val="0"/>
          <w:bCs w:val="0"/>
          <w:color w:val="111111"/>
          <w:sz w:val="28"/>
          <w:szCs w:val="28"/>
        </w:rPr>
      </w:pPr>
      <w:r>
        <w:rPr>
          <w:rFonts w:asciiTheme="majorHAnsi" w:hAnsiTheme="majorHAnsi"/>
          <w:b w:val="0"/>
          <w:bCs w:val="0"/>
          <w:color w:val="111111"/>
          <w:sz w:val="28"/>
          <w:szCs w:val="28"/>
        </w:rPr>
        <w:t>BIC для регуляризации</w:t>
      </w:r>
    </w:p>
    <w:p>
      <w:pPr>
        <w:rPr>
          <w:rFonts w:asciiTheme="majorHAnsi" w:hAnsiTheme="majorHAnsi"/>
          <w:sz w:val="28"/>
          <w:szCs w:val="28"/>
        </w:rPr>
      </w:pP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Вы уже могли сталкиваться с BIC в статистическом анализе или при использовании линейной регрессии. BIC и AIC (Akaike Information Criterion, информационный критерий Акаике) используются в линейной регрессии в качестве методик регуляризации для процесса отбора переменных.</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Аналогичная идея применяется и в случае с BIC. Теоретически, крайне сложные кластеры можно смоделировать как суперпозиции большого количества датасетов с нормальным распределением. Для решения этой задачи можно применять неограниченное количество таких распределений.</w:t>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Но это аналогично увеличению сложности модели в линейной регрессии, когда для соответствия данным любой сложности может использоваться большое количество свойств, лишь для того, чтобы потерять возможность обобщения, поскольку излишне сложная модель соответствует шуму, а не настоящему паттерну.</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Метод BIC штрафует многочисленные нормальные распределения и пытается сохранить модель достаточно простой, чтобы она описывала заданный паттерн.</w:t>
      </w:r>
      <w:r>
        <w:rPr>
          <w:rFonts w:cs="Arial" w:asciiTheme="majorHAnsi" w:hAnsiTheme="majorHAnsi"/>
          <w:color w:val="111111"/>
          <w:sz w:val="28"/>
          <w:szCs w:val="28"/>
        </w:rPr>
        <w:br w:type="textWrapping"/>
      </w:r>
      <w:r>
        <w:rPr>
          <w:rFonts w:cs="Arial" w:asciiTheme="majorHAnsi" w:hAnsiTheme="majorHAnsi"/>
          <w:color w:val="111111"/>
          <w:sz w:val="28"/>
          <w:szCs w:val="28"/>
        </w:rPr>
        <w:br w:type="textWrapping"/>
      </w:r>
      <w:r>
        <w:rPr>
          <w:rFonts w:cs="Arial" w:asciiTheme="majorHAnsi" w:hAnsiTheme="majorHAnsi"/>
          <w:color w:val="111111"/>
          <w:sz w:val="28"/>
          <w:szCs w:val="28"/>
          <w:shd w:val="clear" w:color="auto" w:fill="FFFFFF"/>
        </w:rPr>
        <w:t>Следовательно, можно прогнать алгоритм GMM для большого количества кластерных центров, и значение BIC вырастет до какой-то точки, а затем начнёт снижаться по мере роста штрафа.</w:t>
      </w:r>
      <w:r>
        <w:rPr>
          <w:rFonts w:cs="Arial" w:asciiTheme="majorHAnsi" w:hAnsiTheme="majorHAnsi"/>
          <w:color w:val="111111"/>
          <w:sz w:val="28"/>
          <w:szCs w:val="28"/>
        </w:rPr>
        <w:br w:type="textWrapping"/>
      </w:r>
    </w:p>
    <w:p>
      <w:pPr>
        <w:shd w:val="clear" w:color="auto" w:fill="FFFFFF"/>
        <w:jc w:val="center"/>
        <w:rPr>
          <w:rFonts w:cs="Arial" w:asciiTheme="majorHAnsi" w:hAnsiTheme="majorHAnsi"/>
          <w:color w:val="111111"/>
          <w:sz w:val="28"/>
          <w:szCs w:val="28"/>
        </w:rPr>
      </w:pPr>
      <w:r>
        <w:rPr>
          <w:rFonts w:cs="Arial" w:asciiTheme="majorHAnsi" w:hAnsiTheme="majorHAnsi"/>
          <w:color w:val="111111"/>
          <w:sz w:val="28"/>
          <w:szCs w:val="28"/>
        </w:rPr>
        <w:drawing>
          <wp:inline distT="0" distB="0" distL="0" distR="0">
            <wp:extent cx="5463540" cy="3741420"/>
            <wp:effectExtent l="0" t="0" r="3810" b="1143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63540" cy="3741420"/>
                    </a:xfrm>
                    <a:prstGeom prst="rect">
                      <a:avLst/>
                    </a:prstGeom>
                    <a:noFill/>
                    <a:ln>
                      <a:noFill/>
                    </a:ln>
                  </pic:spPr>
                </pic:pic>
              </a:graphicData>
            </a:graphic>
          </wp:inline>
        </w:drawing>
      </w:r>
    </w:p>
    <w:p>
      <w:pPr>
        <w:rPr>
          <w:rFonts w:asciiTheme="majorHAnsi" w:hAnsiTheme="majorHAnsi"/>
          <w:sz w:val="28"/>
          <w:szCs w:val="28"/>
        </w:rPr>
      </w:pPr>
    </w:p>
    <w:p/>
    <w:sectPr>
      <w:pgSz w:w="11906" w:h="16838"/>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Consolas">
    <w:panose1 w:val="020B0609020204030204"/>
    <w:charset w:val="CC"/>
    <w:family w:val="modern"/>
    <w:pitch w:val="default"/>
    <w:sig w:usb0="E10002FF" w:usb1="4000FCFF" w:usb2="00000009" w:usb3="00000000" w:csb0="6000019F" w:csb1="DFD7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1606EC"/>
    <w:multiLevelType w:val="multilevel"/>
    <w:tmpl w:val="2C1606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EDC59B7"/>
    <w:multiLevelType w:val="multilevel"/>
    <w:tmpl w:val="5EDC59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7850722F"/>
    <w:multiLevelType w:val="multilevel"/>
    <w:tmpl w:val="785072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BA3F85"/>
    <w:rsid w:val="35BA3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1"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ru-RU"/>
    </w:rPr>
  </w:style>
  <w:style w:type="paragraph" w:styleId="4">
    <w:name w:val="heading 3"/>
    <w:basedOn w:val="1"/>
    <w:next w:val="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ru-RU"/>
    </w:rPr>
  </w:style>
  <w:style w:type="character" w:default="1" w:styleId="7">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Body Text"/>
    <w:basedOn w:val="1"/>
    <w:semiHidden/>
    <w:unhideWhenUsed/>
    <w:qFormat/>
    <w:uiPriority w:val="1"/>
    <w:pPr>
      <w:widowControl w:val="0"/>
      <w:autoSpaceDE w:val="0"/>
      <w:autoSpaceDN w:val="0"/>
      <w:spacing w:after="0" w:line="240" w:lineRule="auto"/>
    </w:pPr>
    <w:rPr>
      <w:rFonts w:ascii="Calibri" w:hAnsi="Calibri" w:eastAsia="Calibri" w:cs="Calibri"/>
      <w:sz w:val="28"/>
      <w:szCs w:val="28"/>
      <w:lang w:eastAsia="ru-RU" w:bidi="ru-RU"/>
    </w:r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8">
    <w:name w:val="HTML Code"/>
    <w:basedOn w:val="7"/>
    <w:semiHidden/>
    <w:unhideWhenUsed/>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1.bp.blogspot.com/-SZbMPwZeH0s/X7--uC5e2pI/AAAAAAAAAeo/3tjBaaRHWGojm90KyKEJXOpAVHIaAPJowCLcBGAsYHQ/s1800/Ris3.png" TargetMode="External"/><Relationship Id="rId7" Type="http://schemas.openxmlformats.org/officeDocument/2006/relationships/image" Target="media/image2.png"/><Relationship Id="rId6" Type="http://schemas.openxmlformats.org/officeDocument/2006/relationships/hyperlink" Target="https://1.bp.blogspot.com/-Nqs8BFKrCGI/X79NVKOP6DI/AAAAAAAAAcI/3KqHnPnnzS4utPkiGBypvRU3j35zk0eUQCLcBGAsYHQ/s2048/Ris2.png" TargetMode="External"/><Relationship Id="rId5" Type="http://schemas.openxmlformats.org/officeDocument/2006/relationships/image" Target="media/image1.png"/><Relationship Id="rId4" Type="http://schemas.openxmlformats.org/officeDocument/2006/relationships/hyperlink" Target="https://1.bp.blogspot.com/-A4Z9xHONu0U/X79LVtN6LZI/AAAAAAAAAb8/6cRTqqhXa7UO74hRcD_t0qpmvSd09dtlwCLcBGAsYHQ/s2048/Ris1.png" TargetMode="External"/><Relationship Id="rId3" Type="http://schemas.openxmlformats.org/officeDocument/2006/relationships/theme" Target="theme/theme1.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hyperlink" Target="https://1.bp.blogspot.com/-sNC0mTjFABA/X79RAraZt4I/AAAAAAAAAcg/OvRkhIgLFqkjhmjmMT02WGKtsdza3WMcgCLcBGAsYHQ/s2709/Ris4.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2021-11-26T10:03:00Z</dcterms:created>
  <dc:creator>user</dc:creator>
  <cp:lastModifiedBy>user</cp:lastModifiedBy>
  <dcterms:modified xsi:type="dcterms:W3CDTF">2021-11-26T10:05:12Z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